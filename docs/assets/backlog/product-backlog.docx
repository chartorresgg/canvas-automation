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5087C6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23473B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5" w:history="1">
              <w:r>
                <w:rPr>
                  <w:rStyle w:val="Hyperlink"/>
                  <w:rFonts w:eastAsia="Times New Roman"/>
                  <w:b/>
                  <w:bCs/>
                  <w:lang w:val="es-CO"/>
                </w:rPr>
                <w:t>Epic-03</w:t>
              </w:r>
            </w:hyperlink>
            <w:r>
              <w:rPr>
                <w:rFonts w:eastAsia="Times New Roman"/>
                <w:lang w:val="es-CO"/>
              </w:rPr>
              <w:t xml:space="preserve"> </w:t>
            </w:r>
            <w:r>
              <w:rPr>
                <w:rFonts w:eastAsia="Times New Roman"/>
                <w:sz w:val="14"/>
                <w:szCs w:val="14"/>
                <w:lang w:val="es-CO"/>
              </w:rPr>
              <w:t>(</w:t>
            </w:r>
            <w:hyperlink r:id="rId6" w:history="1">
              <w:r>
                <w:rPr>
                  <w:rStyle w:val="Hyperlink"/>
                  <w:rFonts w:eastAsia="Times New Roman"/>
                  <w:sz w:val="14"/>
                  <w:szCs w:val="14"/>
                  <w:lang w:val="es-CO"/>
                </w:rPr>
                <w:t>SCRUM-24</w:t>
              </w:r>
            </w:hyperlink>
            <w:r>
              <w:rPr>
                <w:rFonts w:eastAsia="Times New Roman"/>
                <w:sz w:val="14"/>
                <w:szCs w:val="14"/>
                <w:lang w:val="es-CO"/>
              </w:rPr>
              <w:t>)</w:t>
            </w:r>
            <w:r>
              <w:rPr>
                <w:rFonts w:eastAsia="Times New Roman"/>
                <w:lang w:val="es-CO"/>
              </w:rPr>
              <w:t xml:space="preserve"> </w:t>
            </w:r>
          </w:p>
          <w:p w14:paraId="7C708E1A" w14:textId="77777777" w:rsidR="002938D7" w:rsidRDefault="002938D7">
            <w:pPr>
              <w:pStyle w:val="Heading3"/>
              <w:rPr>
                <w:rFonts w:eastAsia="Times New Roman"/>
                <w:lang w:val="es-CO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C11C91E" wp14:editId="115D5F17">
                  <wp:extent cx="152400" cy="152400"/>
                  <wp:effectExtent l="0" t="0" r="0" b="0"/>
                  <wp:docPr id="423" name="Picture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lang w:val="es-CO"/>
              </w:rPr>
              <w:t>[SCRUM-9] </w:t>
            </w:r>
            <w:hyperlink r:id="rId8" w:history="1">
              <w:r>
                <w:rPr>
                  <w:rStyle w:val="Hyperlink"/>
                  <w:rFonts w:eastAsia="Times New Roman"/>
                  <w:lang w:val="es-CO"/>
                </w:rPr>
                <w:t>HU-05: Creación automatizada de curso y migración de plantilla vía API</w:t>
              </w:r>
            </w:hyperlink>
            <w:r>
              <w:rPr>
                <w:rFonts w:eastAsia="Times New Roman"/>
                <w:lang w:val="es-CO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  <w:lang w:val="es-CO"/>
              </w:rPr>
              <w:t xml:space="preserve">Created: 03/May/26  Updated: 21/May/26  Due: 17/Apr/26  Resolved: 03/May/26 </w:t>
            </w:r>
          </w:p>
        </w:tc>
      </w:tr>
      <w:tr w:rsidR="00000000" w14:paraId="5104E1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991F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6432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A91BF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55C5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77CA1E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9" w:history="1">
              <w:r>
                <w:rPr>
                  <w:rStyle w:val="Hyperlink"/>
                  <w:rFonts w:eastAsia="Times New Roman"/>
                  <w:lang w:val="es-CO"/>
                </w:rPr>
                <w:t>Automatización de Aulas Máster en Canvas</w:t>
              </w:r>
            </w:hyperlink>
          </w:p>
        </w:tc>
      </w:tr>
      <w:tr w:rsidR="00000000" w14:paraId="2E4227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7C0D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1B3E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909F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E9DA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6EAA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143D7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3E6D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FF9D57" w14:textId="77777777" w:rsidR="002938D7" w:rsidRDefault="002938D7">
            <w:pPr>
              <w:rPr>
                <w:rFonts w:eastAsia="Times New Roman"/>
              </w:rPr>
            </w:pPr>
            <w:hyperlink r:id="rId10" w:tooltip="v0.2" w:history="1">
              <w:r>
                <w:rPr>
                  <w:rStyle w:val="Hyperlink"/>
                  <w:rFonts w:eastAsia="Times New Roman"/>
                </w:rPr>
                <w:t>v0.2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28E971D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B946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DD3290" w14:textId="77777777" w:rsidR="002938D7" w:rsidRDefault="002938D7">
            <w:pPr>
              <w:rPr>
                <w:rFonts w:eastAsia="Times New Roman"/>
              </w:rPr>
            </w:pPr>
            <w:hyperlink r:id="rId11" w:history="1">
              <w:r>
                <w:rPr>
                  <w:rStyle w:val="Hyperlink"/>
                  <w:rFonts w:eastAsia="Times New Roman"/>
                </w:rPr>
                <w:t>Epic-03</w:t>
              </w:r>
            </w:hyperlink>
          </w:p>
        </w:tc>
      </w:tr>
    </w:tbl>
    <w:p w14:paraId="1EC203ED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81A052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1D70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6C94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9351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BCE7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1CDF34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4385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4AA43" w14:textId="77777777" w:rsidR="002938D7" w:rsidRDefault="002938D7">
            <w:pPr>
              <w:rPr>
                <w:rFonts w:eastAsia="Times New Roman"/>
              </w:rPr>
            </w:pPr>
            <w:hyperlink r:id="rId1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B4A0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890DB1" w14:textId="77777777" w:rsidR="002938D7" w:rsidRDefault="002938D7">
            <w:pPr>
              <w:rPr>
                <w:rFonts w:eastAsia="Times New Roman"/>
              </w:rPr>
            </w:pPr>
            <w:hyperlink r:id="rId1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4CA15EB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FBDB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2FE9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24C4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8C97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35815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BB75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A746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API, Backend, Canvas </w:t>
            </w:r>
          </w:p>
        </w:tc>
      </w:tr>
      <w:tr w:rsidR="00000000" w14:paraId="5B93D4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3483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986A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48E8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1D50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9221B4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43FA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DF25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B10F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A319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1B7DC0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7E31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3F49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F6B9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423A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5802C1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E5641B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2892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8"/>
              <w:gridCol w:w="2873"/>
              <w:gridCol w:w="913"/>
              <w:gridCol w:w="1194"/>
              <w:gridCol w:w="1061"/>
            </w:tblGrid>
            <w:tr w:rsidR="00000000" w14:paraId="317628AB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C809FF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D86597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624139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111239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98FECA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7BCB822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D0300D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" w:history="1">
                    <w:r>
                      <w:rPr>
                        <w:rStyle w:val="Hyperlink"/>
                        <w:rFonts w:eastAsia="Times New Roman"/>
                      </w:rPr>
                      <w:t>SCRUM-56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743EDF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5" w:history="1">
                    <w:r>
                      <w:rPr>
                        <w:rStyle w:val="Hyperlink"/>
                        <w:rFonts w:eastAsia="Times New Roman"/>
                      </w:rPr>
                      <w:t>Implementar `CanvasHttpClient` en `ba...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40D80A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50DC25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BE643F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7907946B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94CD70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" w:history="1">
                    <w:r>
                      <w:rPr>
                        <w:rStyle w:val="Hyperlink"/>
                        <w:rFonts w:eastAsia="Times New Roman"/>
                      </w:rPr>
                      <w:t>SCRUM-57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3E1FEB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7" w:history="1">
                    <w:r>
                      <w:rPr>
                        <w:rStyle w:val="Hyperlink"/>
                        <w:rFonts w:eastAsia="Times New Roman"/>
                      </w:rPr>
                      <w:t>Implementar `CourseRepository.create_...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FF462E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D8418C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FB68B3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5DF0C8D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2D5CC1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8" w:history="1">
                    <w:r>
                      <w:rPr>
                        <w:rStyle w:val="Hyperlink"/>
                        <w:rFonts w:eastAsia="Times New Roman"/>
                      </w:rPr>
                      <w:t>SCRUM-58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F03C56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9" w:history="1">
                    <w:r>
                      <w:rPr>
                        <w:rStyle w:val="Hyperlink"/>
                        <w:rFonts w:eastAsia="Times New Roman"/>
                      </w:rPr>
                      <w:t>Implementar `CourseRepository.copy_te...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EB8F6F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8E6D61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AB110D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A2500FD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8F142E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0" w:history="1">
                    <w:r>
                      <w:rPr>
                        <w:rStyle w:val="Hyperlink"/>
                        <w:rFonts w:eastAsia="Times New Roman"/>
                      </w:rPr>
                      <w:t>SCRUM-59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AA0954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" w:history="1">
                    <w:r>
                      <w:rPr>
                        <w:rStyle w:val="Hyperlink"/>
                        <w:rFonts w:eastAsia="Times New Roman"/>
                      </w:rPr>
                      <w:t>Implementar `CourseRepository.poll_mi...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D8B73D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9E8285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A61848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2AFE652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8A39F4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2" w:history="1">
                    <w:r>
                      <w:rPr>
                        <w:rStyle w:val="Hyperlink"/>
                        <w:rFonts w:eastAsia="Times New Roman"/>
                      </w:rPr>
                      <w:t>SCRUM-60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8218D6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" w:history="1">
                    <w:r>
                      <w:rPr>
                        <w:rStyle w:val="Hyperlink"/>
                        <w:rFonts w:eastAsia="Times New Roman"/>
                      </w:rPr>
                      <w:t>Implementar `CourseRepository.get_cou...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A3A8DE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3617B9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DCFA9B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60F61AD7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1239AC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4" w:history="1">
                    <w:r>
                      <w:rPr>
                        <w:rStyle w:val="Hyperlink"/>
                        <w:rFonts w:eastAsia="Times New Roman"/>
                      </w:rPr>
                      <w:t>SCRUM-61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DF5869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" w:history="1">
                    <w:r>
                      <w:rPr>
                        <w:rStyle w:val="Hyperlink"/>
                        <w:rFonts w:eastAsia="Times New Roman"/>
                      </w:rPr>
                      <w:t>Integrar `CourseRepository` en `Deplo...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F39CFA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7DF663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0607F0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94676CF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C70882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6" w:history="1">
                    <w:r>
                      <w:rPr>
                        <w:rStyle w:val="Hyperlink"/>
                        <w:rFonts w:eastAsia="Times New Roman"/>
                      </w:rPr>
                      <w:t>SCRUM-62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423A55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7" w:history="1">
                    <w:r>
                      <w:rPr>
                        <w:rStyle w:val="Hyperlink"/>
                        <w:rFonts w:eastAsia="Times New Roman"/>
                      </w:rPr>
                      <w:t>Escribir tests con mock de `CanvasHtt...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68AF9C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C9C6AA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7B581E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6F4893AD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C219F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2308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FF8C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44F539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6AAB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3B03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  <w:tr w:rsidR="00000000" w14:paraId="7F42537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B360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9BD4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0|i0000f: </w:t>
            </w:r>
          </w:p>
        </w:tc>
      </w:tr>
    </w:tbl>
    <w:p w14:paraId="2E89D281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5638F53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85D6E82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36574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2245B47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28E20B4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EAF40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que el sistema cree el curso en Canvas y copie la plantilla seleccionada automáticamente esperando a que la migración se complete,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no tener que realizar este proceso de manera manual, reduciendo el tiempo de configuración inicial del aula.</w:t>
            </w:r>
          </w:p>
          <w:p w14:paraId="3F25F8C6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2EC5AB8F" w14:textId="77777777" w:rsidR="002938D7" w:rsidRDefault="002938D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Para curso nuevo: crear el curso en Canvas con el nombre proporcionado.</w:t>
            </w:r>
          </w:p>
          <w:p w14:paraId="70534871" w14:textId="77777777" w:rsidR="002938D7" w:rsidRDefault="002938D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Copiar la plantilla seleccionada al nuevo curso con la opción de Content Migration de Canvas.</w:t>
            </w:r>
          </w:p>
          <w:p w14:paraId="460EF96E" w14:textId="77777777" w:rsidR="002938D7" w:rsidRDefault="002938D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Para curso existente: verificar que el ID existe y es accesible.</w:t>
            </w:r>
          </w:p>
          <w:p w14:paraId="4783DDD5" w14:textId="77777777" w:rsidR="002938D7" w:rsidRDefault="002938D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 retorna el nombre y URL directa al curso en Canvas.</w:t>
            </w:r>
          </w:p>
        </w:tc>
      </w:tr>
    </w:tbl>
    <w:p w14:paraId="02D8311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615AB01">
          <v:rect id="_x0000_i1448" style="width:468pt;height:9pt" o:hralign="center" o:hrstd="t" o:hr="t" fillcolor="#a0a0a0" stroked="f"/>
        </w:pict>
      </w:r>
    </w:p>
    <w:p w14:paraId="3ADEED1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70285C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3B0ACB" w14:textId="77777777" w:rsidR="002938D7" w:rsidRDefault="002938D7">
            <w:pPr>
              <w:rPr>
                <w:rFonts w:eastAsia="Times New Roman"/>
              </w:rPr>
            </w:pPr>
            <w:hyperlink r:id="rId28" w:history="1">
              <w:r>
                <w:rPr>
                  <w:rStyle w:val="Hyperlink"/>
                  <w:rFonts w:eastAsia="Times New Roman"/>
                  <w:b/>
                  <w:bCs/>
                </w:rPr>
                <w:t>Epic-03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2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SCRUM-24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519BA08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84E214D" wp14:editId="78605BF0">
                  <wp:extent cx="152400" cy="152400"/>
                  <wp:effectExtent l="0" t="0" r="0" b="0"/>
                  <wp:docPr id="422" name="Picture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[SCRUM-10] </w:t>
            </w:r>
            <w:hyperlink r:id="rId30" w:history="1">
              <w:r>
                <w:rPr>
                  <w:rStyle w:val="Hyperlink"/>
                  <w:rFonts w:eastAsia="Times New Roman"/>
                </w:rPr>
                <w:t>HU-06: Subida masiva de archivos a Canvas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21/May/26  Due: 17/Apr/26  Resolved: 03/May/26 </w:t>
            </w:r>
          </w:p>
        </w:tc>
      </w:tr>
      <w:tr w:rsidR="00000000" w14:paraId="566839C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D3A2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FF76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F4CC58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7E9B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2A27FC" w14:textId="77777777" w:rsidR="002938D7" w:rsidRDefault="002938D7">
            <w:pPr>
              <w:rPr>
                <w:rFonts w:eastAsia="Times New Roman"/>
              </w:rPr>
            </w:pPr>
            <w:hyperlink r:id="rId3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F7F95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4314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7841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77D84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A3C4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B63E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C779A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3F7F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09365E" w14:textId="77777777" w:rsidR="002938D7" w:rsidRDefault="002938D7">
            <w:pPr>
              <w:rPr>
                <w:rFonts w:eastAsia="Times New Roman"/>
              </w:rPr>
            </w:pPr>
            <w:hyperlink r:id="rId32" w:tooltip="v0.2" w:history="1">
              <w:r>
                <w:rPr>
                  <w:rStyle w:val="Hyperlink"/>
                  <w:rFonts w:eastAsia="Times New Roman"/>
                </w:rPr>
                <w:t>v0.2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3989DC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803E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DF609A" w14:textId="77777777" w:rsidR="002938D7" w:rsidRDefault="002938D7">
            <w:pPr>
              <w:rPr>
                <w:rFonts w:eastAsia="Times New Roman"/>
              </w:rPr>
            </w:pPr>
            <w:hyperlink r:id="rId33" w:history="1">
              <w:r>
                <w:rPr>
                  <w:rStyle w:val="Hyperlink"/>
                  <w:rFonts w:eastAsia="Times New Roman"/>
                </w:rPr>
                <w:t>Epic-03</w:t>
              </w:r>
            </w:hyperlink>
          </w:p>
        </w:tc>
      </w:tr>
    </w:tbl>
    <w:p w14:paraId="78E1901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E6946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616B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5450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AAA1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0B4B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3169287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CF17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B3EDA4" w14:textId="77777777" w:rsidR="002938D7" w:rsidRDefault="002938D7">
            <w:pPr>
              <w:rPr>
                <w:rFonts w:eastAsia="Times New Roman"/>
              </w:rPr>
            </w:pPr>
            <w:hyperlink r:id="rId3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B095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54EF33" w14:textId="77777777" w:rsidR="002938D7" w:rsidRDefault="002938D7">
            <w:pPr>
              <w:rPr>
                <w:rFonts w:eastAsia="Times New Roman"/>
              </w:rPr>
            </w:pPr>
            <w:hyperlink r:id="rId3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35669E1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1DB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8BFD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8433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C136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37A22E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CC86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410C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API, Backend, Canvas </w:t>
            </w:r>
          </w:p>
        </w:tc>
      </w:tr>
      <w:tr w:rsidR="00000000" w14:paraId="7ED33B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9AC4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5E0F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73C0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B4C4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BE20D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A965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B778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84A3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7A678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9FECC8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3CB7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57AB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5FC6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530B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EF97A6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3EFE4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D900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5"/>
              <w:gridCol w:w="2780"/>
              <w:gridCol w:w="932"/>
              <w:gridCol w:w="1219"/>
              <w:gridCol w:w="1083"/>
            </w:tblGrid>
            <w:tr w:rsidR="00000000" w14:paraId="0088A12B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7048F0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4F116E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009723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56E917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DCEC5D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4B105A7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49BAAC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6" w:history="1">
                    <w:r>
                      <w:rPr>
                        <w:rStyle w:val="Hyperlink"/>
                        <w:rFonts w:eastAsia="Times New Roman"/>
                      </w:rPr>
                      <w:t>SCRUM-63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2F3DBC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7" w:history="1">
                    <w:r>
                      <w:rPr>
                        <w:rStyle w:val="Hyperlink"/>
                        <w:rFonts w:eastAsia="Times New Roman"/>
                      </w:rPr>
                      <w:t>Implementar `FileRepository._fase1_so...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0424E5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AC381C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955C91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Charles   </w:t>
                  </w:r>
                </w:p>
              </w:tc>
            </w:tr>
            <w:tr w:rsidR="00000000" w14:paraId="676AA947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D6C2CC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8" w:history="1">
                    <w:r>
                      <w:rPr>
                        <w:rStyle w:val="Hyperlink"/>
                        <w:rFonts w:eastAsia="Times New Roman"/>
                      </w:rPr>
                      <w:t>SCRUM-64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9FF819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9" w:history="1">
                    <w:r>
                      <w:rPr>
                        <w:rStyle w:val="Hyperlink"/>
                        <w:rFonts w:eastAsia="Times New Roman"/>
                      </w:rPr>
                      <w:t>Implementar `FileRepository._fase2_su...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A1ABAB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E7A084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A9C40B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EA8E4EE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1ED06F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40" w:history="1">
                    <w:r>
                      <w:rPr>
                        <w:rStyle w:val="Hyperlink"/>
                        <w:rFonts w:eastAsia="Times New Roman"/>
                      </w:rPr>
                      <w:t>SCRUM-65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D3153C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41" w:history="1">
                    <w:r>
                      <w:rPr>
                        <w:rStyle w:val="Hyperlink"/>
                        <w:rFonts w:eastAsia="Times New Roman"/>
                      </w:rPr>
                      <w:t>Implementar `FileRepository._fase3_co...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868B50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3F6423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955E11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6D8C435E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063536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42" w:history="1">
                    <w:r>
                      <w:rPr>
                        <w:rStyle w:val="Hyperlink"/>
                        <w:rFonts w:eastAsia="Times New Roman"/>
                      </w:rPr>
                      <w:t>SCRUM-66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D847C0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43" w:history="1">
                    <w:r>
                      <w:rPr>
                        <w:rStyle w:val="Hyperlink"/>
                        <w:rFonts w:eastAsia="Times New Roman"/>
                      </w:rPr>
                      <w:t>Implementar `FileRepository._subir_c...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E97D77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230BFE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33FB19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62EB249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9016DC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44" w:history="1">
                    <w:r>
                      <w:rPr>
                        <w:rStyle w:val="Hyperlink"/>
                        <w:rFonts w:eastAsia="Times New Roman"/>
                      </w:rPr>
                      <w:t>SCRUM-67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6DE26A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45" w:history="1">
                    <w:r>
                      <w:rPr>
                        <w:rStyle w:val="Hyperlink"/>
                        <w:rFonts w:eastAsia="Times New Roman"/>
                      </w:rPr>
                      <w:t>Implementar `FileRepository.create_fo...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37E35C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BE0F97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0CF279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7019F093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87A599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46" w:history="1">
                    <w:r>
                      <w:rPr>
                        <w:rStyle w:val="Hyperlink"/>
                        <w:rFonts w:eastAsia="Times New Roman"/>
                      </w:rPr>
                      <w:t>SCRUM-68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8CC8D4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47" w:history="1">
                    <w:r>
                      <w:rPr>
                        <w:rStyle w:val="Hyperlink"/>
                        <w:rFonts w:eastAsia="Times New Roman"/>
                      </w:rPr>
                      <w:t>Implementar `FileRepository.upload_al...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A542A2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9E1890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C51FB1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68E2CA8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E2F2E2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48" w:history="1">
                    <w:r>
                      <w:rPr>
                        <w:rStyle w:val="Hyperlink"/>
                        <w:rFonts w:eastAsia="Times New Roman"/>
                      </w:rPr>
                      <w:t>SCRUM-69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30AD75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49" w:history="1">
                    <w:r>
                      <w:rPr>
                        <w:rStyle w:val="Hyperlink"/>
                        <w:rFonts w:eastAsia="Times New Roman"/>
                      </w:rPr>
                      <w:t>Definir `UploadSummary` con campos `e...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1F4663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80259F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D4260F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7E080C9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75415D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50" w:history="1">
                    <w:r>
                      <w:rPr>
                        <w:rStyle w:val="Hyperlink"/>
                        <w:rFonts w:eastAsia="Times New Roman"/>
                      </w:rPr>
                      <w:t>SCRUM-70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FD635F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51" w:history="1">
                    <w:r>
                      <w:rPr>
                        <w:rStyle w:val="Hyperlink"/>
                        <w:rFonts w:eastAsia="Times New Roman"/>
                      </w:rPr>
                      <w:t>Implementar detección de MIME type po...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7E1174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147C54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967381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AAE77DA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AB9671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52" w:history="1">
                    <w:r>
                      <w:rPr>
                        <w:rStyle w:val="Hyperlink"/>
                        <w:rFonts w:eastAsia="Times New Roman"/>
                      </w:rPr>
                      <w:t>SCRUM-71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5B5203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53" w:history="1">
                    <w:r>
                      <w:rPr>
                        <w:rStyle w:val="Hyperlink"/>
                        <w:rFonts w:eastAsia="Times New Roman"/>
                      </w:rPr>
                      <w:t>Escribir tests con mock de las 3 fase...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0A2D58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1E637D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7F91BD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2238B120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8B0A5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24A8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68AB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31F9CB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192A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8F1A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8 </w:t>
            </w:r>
          </w:p>
        </w:tc>
      </w:tr>
      <w:tr w:rsidR="00000000" w14:paraId="668C48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12A6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8BAD8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0|i0000n: </w:t>
            </w:r>
          </w:p>
        </w:tc>
      </w:tr>
    </w:tbl>
    <w:p w14:paraId="2ED8056C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55921051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054CF6F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0A6AE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F88D92D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D336C42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086D0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que el sistema suba automáticamente todos los archivos del .ZIP al curso en Canvas, respetando la estructura de carpetas,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eliminar la carga de subir decenas de archivos y asegurar que todos queden disponibles en el Aula.</w:t>
            </w:r>
          </w:p>
          <w:p w14:paraId="4F40AFE1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7FA82E2A" w14:textId="77777777" w:rsidR="002938D7" w:rsidRDefault="002938D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Sube todos los archivos de la carpeta 1. Archivos, al curso en Cancvas.</w:t>
            </w:r>
          </w:p>
          <w:p w14:paraId="720002E2" w14:textId="77777777" w:rsidR="002938D7" w:rsidRDefault="002938D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Mantiene la estructura de carpetas del ZIP dentro del curso Canvas (crea las carpetas necesarias).</w:t>
            </w:r>
          </w:p>
          <w:p w14:paraId="057B7B3C" w14:textId="77777777" w:rsidR="002938D7" w:rsidRDefault="002938D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Muestra una barra de progreso que va a avanzando a medida que se cargan los archivos.</w:t>
            </w:r>
          </w:p>
        </w:tc>
      </w:tr>
    </w:tbl>
    <w:p w14:paraId="68CD1A6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3B405A5">
          <v:rect id="_x0000_i1449" style="width:468pt;height:9pt" o:hralign="center" o:hrstd="t" o:hr="t" fillcolor="#a0a0a0" stroked="f"/>
        </w:pict>
      </w:r>
    </w:p>
    <w:p w14:paraId="1F7B007E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CB5EF3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EAD27" w14:textId="77777777" w:rsidR="002938D7" w:rsidRDefault="002938D7">
            <w:pPr>
              <w:rPr>
                <w:rFonts w:eastAsia="Times New Roman"/>
              </w:rPr>
            </w:pPr>
            <w:hyperlink r:id="rId54" w:history="1">
              <w:r>
                <w:rPr>
                  <w:rStyle w:val="Hyperlink"/>
                  <w:rFonts w:eastAsia="Times New Roman"/>
                  <w:b/>
                  <w:bCs/>
                </w:rPr>
                <w:t>Epic-03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SCRUM-24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FD580AB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C493D5E" wp14:editId="30C4225B">
                  <wp:extent cx="152400" cy="152400"/>
                  <wp:effectExtent l="0" t="0" r="0" b="0"/>
                  <wp:docPr id="421" name="Picture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[SCRUM-11] </w:t>
            </w:r>
            <w:hyperlink r:id="rId56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21/May/26  Due: 17/Apr/26  Resolved: 13/May/26 </w:t>
            </w:r>
          </w:p>
        </w:tc>
      </w:tr>
      <w:tr w:rsidR="00000000" w14:paraId="1724806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A816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7546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72D65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F0C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7C85FF" w14:textId="77777777" w:rsidR="002938D7" w:rsidRDefault="002938D7">
            <w:pPr>
              <w:rPr>
                <w:rFonts w:eastAsia="Times New Roman"/>
              </w:rPr>
            </w:pPr>
            <w:hyperlink r:id="rId5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C1A3C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8B50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A702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BFC63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8E2E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A5F6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63B0D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7AC4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D298C1" w14:textId="77777777" w:rsidR="002938D7" w:rsidRDefault="002938D7">
            <w:pPr>
              <w:rPr>
                <w:rFonts w:eastAsia="Times New Roman"/>
              </w:rPr>
            </w:pPr>
            <w:hyperlink r:id="rId58" w:tooltip="v0.2" w:history="1">
              <w:r>
                <w:rPr>
                  <w:rStyle w:val="Hyperlink"/>
                  <w:rFonts w:eastAsia="Times New Roman"/>
                </w:rPr>
                <w:t>v0.2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5A558C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918F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45302A" w14:textId="77777777" w:rsidR="002938D7" w:rsidRDefault="002938D7">
            <w:pPr>
              <w:rPr>
                <w:rFonts w:eastAsia="Times New Roman"/>
              </w:rPr>
            </w:pPr>
            <w:hyperlink r:id="rId59" w:history="1">
              <w:r>
                <w:rPr>
                  <w:rStyle w:val="Hyperlink"/>
                  <w:rFonts w:eastAsia="Times New Roman"/>
                </w:rPr>
                <w:t>Epic-03</w:t>
              </w:r>
            </w:hyperlink>
          </w:p>
        </w:tc>
      </w:tr>
    </w:tbl>
    <w:p w14:paraId="1F03C03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03BD68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F2BE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8C96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71DD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5613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Highest </w:t>
            </w:r>
          </w:p>
        </w:tc>
      </w:tr>
      <w:tr w:rsidR="00000000" w14:paraId="1FD79D3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A237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43EB93" w14:textId="77777777" w:rsidR="002938D7" w:rsidRDefault="002938D7">
            <w:pPr>
              <w:rPr>
                <w:rFonts w:eastAsia="Times New Roman"/>
              </w:rPr>
            </w:pPr>
            <w:hyperlink r:id="rId6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B125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E6EB23" w14:textId="77777777" w:rsidR="002938D7" w:rsidRDefault="002938D7">
            <w:pPr>
              <w:rPr>
                <w:rFonts w:eastAsia="Times New Roman"/>
              </w:rPr>
            </w:pPr>
            <w:hyperlink r:id="rId6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325510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B833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9710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51EB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B6D6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871A2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5928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7812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API, Backend, Canvas </w:t>
            </w:r>
          </w:p>
        </w:tc>
      </w:tr>
      <w:tr w:rsidR="00000000" w14:paraId="5EA5EC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8293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6A99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83DD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CF4C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E99C0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6F2A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B45F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BC7B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DA1D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E7321B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7D0E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9AB6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3C8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2174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1E13FE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A87F4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5C38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9"/>
              <w:gridCol w:w="2766"/>
              <w:gridCol w:w="935"/>
              <w:gridCol w:w="1223"/>
              <w:gridCol w:w="1086"/>
            </w:tblGrid>
            <w:tr w:rsidR="00000000" w14:paraId="464234F4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1ECEB4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90B49E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11E07F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82476A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9E8E26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0572CA85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4F63C9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62" w:history="1">
                    <w:r>
                      <w:rPr>
                        <w:rStyle w:val="Hyperlink"/>
                        <w:rFonts w:eastAsia="Times New Roman"/>
                      </w:rPr>
                      <w:t>SCRUM-20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57E954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63" w:history="1">
                    <w:r>
                      <w:rPr>
                        <w:rStyle w:val="Hyperlink"/>
                        <w:rFonts w:eastAsia="Times New Roman"/>
                      </w:rPr>
                      <w:t>`link_pdfs_bulk()` en `PageRepository`.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4311EA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B71DB6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9FB36D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99B7DEE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FCFF49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64" w:history="1">
                    <w:r>
                      <w:rPr>
                        <w:rStyle w:val="Hyperlink"/>
                        <w:rFonts w:eastAsia="Times New Roman"/>
                      </w:rPr>
                      <w:t>SCRUM-21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7E6CEA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65" w:history="1">
                    <w:r>
                      <w:rPr>
                        <w:rStyle w:val="Hyperlink"/>
                        <w:rFonts w:eastAsia="Times New Roman"/>
                      </w:rPr>
                      <w:t>Tests cubren ambos modelos instruccio...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C936E7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F014D6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0034C8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90F2857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D3AF7C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66" w:history="1">
                    <w:r>
                      <w:rPr>
                        <w:rStyle w:val="Hyperlink"/>
                        <w:rFonts w:eastAsia="Times New Roman"/>
                      </w:rPr>
                      <w:t>SCRUM-72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40E28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67" w:history="1">
                    <w:r>
                      <w:rPr>
                        <w:rStyle w:val="Hyperlink"/>
                        <w:rFonts w:eastAsia="Times New Roman"/>
                      </w:rPr>
                      <w:t>• El atributo de vista previa se veri...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63FA02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1F0A23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78CA12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56C94D8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58B73E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68" w:history="1">
                    <w:r>
                      <w:rPr>
                        <w:rStyle w:val="Hyperlink"/>
                        <w:rFonts w:eastAsia="Times New Roman"/>
                      </w:rPr>
                      <w:t>SCRUM-73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1EA3B7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69" w:history="1">
                    <w:r>
                      <w:rPr>
                        <w:rStyle w:val="Hyperlink"/>
                        <w:rFonts w:eastAsia="Times New Roman"/>
                      </w:rPr>
                      <w:t>Implementar `CourseRepository.list_as...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1F7EFD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FB8DA0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1903C7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3A8C202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19706B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70" w:history="1">
                    <w:r>
                      <w:rPr>
                        <w:rStyle w:val="Hyperlink"/>
                        <w:rFonts w:eastAsia="Times New Roman"/>
                      </w:rPr>
                      <w:t>SCRUM-74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9E9C265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71" w:history="1">
                    <w:r>
                      <w:rPr>
                        <w:rStyle w:val="Hyperlink"/>
                        <w:rFonts w:eastAsia="Times New Roman"/>
                      </w:rPr>
                      <w:t>Implementar `CourseRepository.list_di...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7D378B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6CA6D5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ED1049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F8DCBCA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C279B5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72" w:history="1">
                    <w:r>
                      <w:rPr>
                        <w:rStyle w:val="Hyperlink"/>
                        <w:rFonts w:eastAsia="Times New Roman"/>
                      </w:rPr>
                      <w:t>SCRUM-75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67E756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73" w:history="1">
                    <w:r>
                      <w:rPr>
                        <w:rStyle w:val="Hyperlink"/>
                        <w:rFonts w:eastAsia="Times New Roman"/>
                      </w:rPr>
                      <w:t>Definir matrices de actividades por m...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C6AB76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509B83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0EDD84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E52FF2D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DCFFB9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74" w:history="1">
                    <w:r>
                      <w:rPr>
                        <w:rStyle w:val="Hyperlink"/>
                        <w:rFonts w:eastAsia="Times New Roman"/>
                      </w:rPr>
                      <w:t>SCRUM-76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EF3CFB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75" w:history="1">
                    <w:r>
                      <w:rPr>
                        <w:rStyle w:val="Hyperlink"/>
                        <w:rFonts w:eastAsia="Times New Roman"/>
                      </w:rPr>
                      <w:t>Implementar `PageRepository.link_pdf...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A7341C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2AEEA3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B5B72E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661DE11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114283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76" w:history="1">
                    <w:r>
                      <w:rPr>
                        <w:rStyle w:val="Hyperlink"/>
                        <w:rFonts w:eastAsia="Times New Roman"/>
                      </w:rPr>
                      <w:t>SCRUM-77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D5832D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77" w:history="1">
                    <w:r>
                      <w:rPr>
                        <w:rStyle w:val="Hyperlink"/>
                        <w:rFonts w:eastAsia="Times New Roman"/>
                      </w:rPr>
                      <w:t>Construir HTML de vinculación con atr...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BA2CF3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FF4A03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6B4188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4805405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351E8D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78" w:history="1">
                    <w:r>
                      <w:rPr>
                        <w:rStyle w:val="Hyperlink"/>
                        <w:rFonts w:eastAsia="Times New Roman"/>
                      </w:rPr>
                      <w:t>SCRUM-78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85EF2C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79" w:history="1">
                    <w:r>
                      <w:rPr>
                        <w:rStyle w:val="Hyperlink"/>
                        <w:rFonts w:eastAsia="Times New Roman"/>
                      </w:rPr>
                      <w:t>Implementar `PageRepository.update_a...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D9562C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6FAA6D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8DF2AF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19429A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A241B2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80" w:history="1">
                    <w:r>
                      <w:rPr>
                        <w:rStyle w:val="Hyperlink"/>
                        <w:rFonts w:eastAsia="Times New Roman"/>
                      </w:rPr>
                      <w:t>SCRUM-79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633ABF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81" w:history="1">
                    <w:r>
                      <w:rPr>
                        <w:rStyle w:val="Hyperlink"/>
                        <w:rFonts w:eastAsia="Times New Roman"/>
                      </w:rPr>
                      <w:t>Integrar `_vincular_pdfs()` en el orq...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759376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4AEB93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E0359A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694F3908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C0DA88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82" w:history="1">
                    <w:r>
                      <w:rPr>
                        <w:rStyle w:val="Hyperlink"/>
                        <w:rFonts w:eastAsia="Times New Roman"/>
                      </w:rPr>
                      <w:t>SCRUM-80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30829B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83" w:history="1">
                    <w:r>
                      <w:rPr>
                        <w:rStyle w:val="Hyperlink"/>
                        <w:rFonts w:eastAsia="Times New Roman"/>
                      </w:rPr>
                      <w:t>Escribir tests para matching PDF→acti...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B358BC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03F340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3BB739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1F4BD06F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A638F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C3C1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DFA4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3A71680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E3D0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C242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  <w:tr w:rsidR="00000000" w14:paraId="315634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AFB5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E2E4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0|i0000o: </w:t>
            </w:r>
          </w:p>
        </w:tc>
      </w:tr>
    </w:tbl>
    <w:p w14:paraId="53245324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65E4AFA2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396671E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BFEB7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132D470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B2035DB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C8675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que los PDF’s de actividades estén vinculados automaticamente a sus respectivas tareas y foros correspondientes del Aula Máster con vista previa del documento,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que los estudiantes puedan visualizar el documento directamente sin necesidad de descargar el archivo, mejorando así la experiencia de usuario.</w:t>
            </w:r>
          </w:p>
          <w:p w14:paraId="098F1212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50B4EEAA" w14:textId="77777777" w:rsidR="002938D7" w:rsidRDefault="002938D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Vincula PDFs 'Actividad Formativa' a sus actividades Canvas de tipo Foro correspondientes por número de unidad.</w:t>
            </w:r>
          </w:p>
          <w:p w14:paraId="4834DD74" w14:textId="77777777" w:rsidR="002938D7" w:rsidRDefault="002938D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Vincula PDFs 'Actividad Sumativa' a sus actividades Canvas de tipo tarea correspondientes por número de unidad.</w:t>
            </w:r>
          </w:p>
          <w:p w14:paraId="2F2081FC" w14:textId="77777777" w:rsidR="002938D7" w:rsidRDefault="002938D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Vincula documentos a actividades de tipo Foro por número de unidad.</w:t>
            </w:r>
          </w:p>
          <w:p w14:paraId="0D276808" w14:textId="77777777" w:rsidR="002938D7" w:rsidRDefault="002938D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 ingresar a cada actividad o foro, se puede observar la previsualización del documento.</w:t>
            </w:r>
          </w:p>
          <w:p w14:paraId="3BCEB952" w14:textId="77777777" w:rsidR="002938D7" w:rsidRDefault="002938D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 debe respetar la numeración de la Unidad respecto al PDF donde debe ir asociado.</w:t>
            </w:r>
          </w:p>
          <w:p w14:paraId="04A86465" w14:textId="77777777" w:rsidR="002938D7" w:rsidRDefault="002938D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 aplica tanto al Diseño por Unidades como por Nuevo Sistema, teniendo en cuenta las actividades de cada uno.</w:t>
            </w:r>
          </w:p>
        </w:tc>
      </w:tr>
    </w:tbl>
    <w:p w14:paraId="2DBEF11F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F66C36A">
          <v:rect id="_x0000_i1450" style="width:468pt;height:9pt" o:hralign="center" o:hrstd="t" o:hr="t" fillcolor="#a0a0a0" stroked="f"/>
        </w:pict>
      </w:r>
    </w:p>
    <w:p w14:paraId="1134EE9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BA5583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B18613" w14:textId="77777777" w:rsidR="002938D7" w:rsidRDefault="002938D7">
            <w:pPr>
              <w:rPr>
                <w:rFonts w:eastAsia="Times New Roman"/>
              </w:rPr>
            </w:pPr>
            <w:hyperlink r:id="rId84" w:history="1">
              <w:r>
                <w:rPr>
                  <w:rStyle w:val="Hyperlink"/>
                  <w:rFonts w:eastAsia="Times New Roman"/>
                  <w:b/>
                  <w:bCs/>
                </w:rPr>
                <w:t>Epic-04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371465E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463A8DA" wp14:editId="0E518A0A">
                  <wp:extent cx="152400" cy="152400"/>
                  <wp:effectExtent l="0" t="0" r="0" b="0"/>
                  <wp:docPr id="420" name="Picture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[SCRUM-12] </w:t>
            </w:r>
            <w:hyperlink r:id="rId86" w:history="1">
              <w:r>
                <w:rPr>
                  <w:rStyle w:val="Hyperlink"/>
                  <w:rFonts w:eastAsia="Times New Roman"/>
                </w:rPr>
                <w:t>HU-08: Panel visual de confirmación de despliegue y estado de conexión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21/May/26  Due: 17/Apr/26  Resolved: 03/May/26 </w:t>
            </w:r>
          </w:p>
        </w:tc>
      </w:tr>
      <w:tr w:rsidR="00000000" w14:paraId="076899E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362E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A447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689FA0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E60D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ADA46E" w14:textId="77777777" w:rsidR="002938D7" w:rsidRDefault="002938D7">
            <w:pPr>
              <w:rPr>
                <w:rFonts w:eastAsia="Times New Roman"/>
              </w:rPr>
            </w:pPr>
            <w:hyperlink r:id="rId8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12DF0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4AF3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5C3A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39FB8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7439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C38A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A8CCB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7C82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B067D8" w14:textId="77777777" w:rsidR="002938D7" w:rsidRDefault="002938D7">
            <w:pPr>
              <w:rPr>
                <w:rFonts w:eastAsia="Times New Roman"/>
              </w:rPr>
            </w:pPr>
            <w:hyperlink r:id="rId88" w:tooltip="v0.2" w:history="1">
              <w:r>
                <w:rPr>
                  <w:rStyle w:val="Hyperlink"/>
                  <w:rFonts w:eastAsia="Times New Roman"/>
                </w:rPr>
                <w:t>v0.2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20E4A1D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74F9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90DFC1" w14:textId="77777777" w:rsidR="002938D7" w:rsidRDefault="002938D7">
            <w:pPr>
              <w:rPr>
                <w:rFonts w:eastAsia="Times New Roman"/>
              </w:rPr>
            </w:pPr>
            <w:hyperlink r:id="rId89" w:history="1">
              <w:r>
                <w:rPr>
                  <w:rStyle w:val="Hyperlink"/>
                  <w:rFonts w:eastAsia="Times New Roman"/>
                </w:rPr>
                <w:t>Epic-04</w:t>
              </w:r>
            </w:hyperlink>
          </w:p>
        </w:tc>
      </w:tr>
    </w:tbl>
    <w:p w14:paraId="7E218DD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73167B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4A8D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243E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243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572B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658793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6512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8F2036" w14:textId="77777777" w:rsidR="002938D7" w:rsidRDefault="002938D7">
            <w:pPr>
              <w:rPr>
                <w:rFonts w:eastAsia="Times New Roman"/>
              </w:rPr>
            </w:pPr>
            <w:hyperlink r:id="rId9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D374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165A01" w14:textId="77777777" w:rsidR="002938D7" w:rsidRDefault="002938D7">
            <w:pPr>
              <w:rPr>
                <w:rFonts w:eastAsia="Times New Roman"/>
              </w:rPr>
            </w:pPr>
            <w:hyperlink r:id="rId9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3B9DC0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3A5B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982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94D4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994F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B205F6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E430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23EB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Backend, Frontend </w:t>
            </w:r>
          </w:p>
        </w:tc>
      </w:tr>
      <w:tr w:rsidR="00000000" w14:paraId="55ADA78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F922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B03C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1428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6BB2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DD69D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0104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0B9C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8C4B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3D5A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ACCC5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52E8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ADE0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7DCC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29A5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CCB7F5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A6A8E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E0FA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60"/>
              <w:gridCol w:w="2866"/>
              <w:gridCol w:w="914"/>
              <w:gridCol w:w="1196"/>
              <w:gridCol w:w="1063"/>
            </w:tblGrid>
            <w:tr w:rsidR="00000000" w14:paraId="049E3149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300A94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B6A3F7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6108C3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3DF323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495DF2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587B99AF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3D582C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92" w:history="1">
                    <w:r>
                      <w:rPr>
                        <w:rStyle w:val="Hyperlink"/>
                        <w:rFonts w:eastAsia="Times New Roman"/>
                      </w:rPr>
                      <w:t>SCRUM-81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105F9A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93" w:history="1">
                    <w:r>
                      <w:rPr>
                        <w:rStyle w:val="Hyperlink"/>
                        <w:rFonts w:eastAsia="Times New Roman"/>
                      </w:rPr>
                      <w:t>Definir `ProgressEvent` value object 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D47902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D72E8C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C594A1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22D158DE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8C3C62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94" w:history="1">
                    <w:r>
                      <w:rPr>
                        <w:rStyle w:val="Hyperlink"/>
                        <w:rFonts w:eastAsia="Times New Roman"/>
                      </w:rPr>
                      <w:t>SCRUM-82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995E8D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95" w:history="1">
                    <w:r>
                      <w:rPr>
                        <w:rStyle w:val="Hyperlink"/>
                        <w:rFonts w:eastAsia="Times New Roman"/>
                      </w:rPr>
                      <w:t>Implementar `TaskManager` en `present...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71240B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248B62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8170C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31970A1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44B01C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96" w:history="1">
                    <w:r>
                      <w:rPr>
                        <w:rStyle w:val="Hyperlink"/>
                        <w:rFonts w:eastAsia="Times New Roman"/>
                      </w:rPr>
                      <w:t>SCRUM-83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C912EC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97" w:history="1">
                    <w:r>
                      <w:rPr>
                        <w:rStyle w:val="Hyperlink"/>
                        <w:rFonts w:eastAsia="Times New Roman"/>
                      </w:rPr>
                      <w:t>Implementar endpoint `POST /api/v1/de...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8BC543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BF6DC1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865C3E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458D47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2027FB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98" w:history="1">
                    <w:r>
                      <w:rPr>
                        <w:rStyle w:val="Hyperlink"/>
                        <w:rFonts w:eastAsia="Times New Roman"/>
                      </w:rPr>
                      <w:t>SCRUM-84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4E993C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99" w:history="1">
                    <w:r>
                      <w:rPr>
                        <w:rStyle w:val="Hyperlink"/>
                        <w:rFonts w:eastAsia="Times New Roman"/>
                      </w:rPr>
                      <w:t>Implementar endpoint `GET /api/v1/dep...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FD7080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75C362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796842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E3AF84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EDB9C3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0" w:history="1">
                    <w:r>
                      <w:rPr>
                        <w:rStyle w:val="Hyperlink"/>
                        <w:rFonts w:eastAsia="Times New Roman"/>
                      </w:rPr>
                      <w:t>SCRUM-85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A04D2A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1" w:history="1">
                    <w:r>
                      <w:rPr>
                        <w:rStyle w:val="Hyperlink"/>
                        <w:rFonts w:eastAsia="Times New Roman"/>
                      </w:rPr>
                      <w:t>Implementar heartbeat (`: heartbeat\n...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612476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64B1D0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AA6709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F177B75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7545D7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2" w:history="1">
                    <w:r>
                      <w:rPr>
                        <w:rStyle w:val="Hyperlink"/>
                        <w:rFonts w:eastAsia="Times New Roman"/>
                      </w:rPr>
                      <w:t>SCRUM-86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92809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3" w:history="1">
                    <w:r>
                      <w:rPr>
                        <w:rStyle w:val="Hyperlink"/>
                        <w:rFonts w:eastAsia="Times New Roman"/>
                      </w:rPr>
                      <w:t>Implementar `_ejecutar_deploy_backgro...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15CCD7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043448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FA95B1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83D42EB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2E8210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4" w:history="1">
                    <w:r>
                      <w:rPr>
                        <w:rStyle w:val="Hyperlink"/>
                        <w:rFonts w:eastAsia="Times New Roman"/>
                      </w:rPr>
                      <w:t>SCRUM-87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E46F39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5" w:history="1">
                    <w:r>
                      <w:rPr>
                        <w:rStyle w:val="Hyperlink"/>
                        <w:rFonts w:eastAsia="Times New Roman"/>
                      </w:rPr>
                      <w:t>Crear `openDeployStream(taskId, onEve...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2FC961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F17CCB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F14B3A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7BB34348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13D1A3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6" w:history="1">
                    <w:r>
                      <w:rPr>
                        <w:rStyle w:val="Hyperlink"/>
                        <w:rFonts w:eastAsia="Times New Roman"/>
                      </w:rPr>
                      <w:t>SCRUM-88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022CE6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7" w:history="1">
                    <w:r>
                      <w:rPr>
                        <w:rStyle w:val="Hyperlink"/>
                        <w:rFonts w:eastAsia="Times New Roman"/>
                      </w:rPr>
                      <w:t>Crear componente `ProgressTracker.tsx...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255F26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6414C3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215719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7B852DA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7291F6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8" w:history="1">
                    <w:r>
                      <w:rPr>
                        <w:rStyle w:val="Hyperlink"/>
                        <w:rFonts w:eastAsia="Times New Roman"/>
                      </w:rPr>
                      <w:t>SCRUM-89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FA6DB8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9" w:history="1">
                    <w:r>
                      <w:rPr>
                        <w:rStyle w:val="Hyperlink"/>
                        <w:rFonts w:eastAsia="Times New Roman"/>
                      </w:rPr>
                      <w:t>Integrar `ProgressTracker` en `Deploy...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F40C8D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365070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5CAFF7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454F3329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C77E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D860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FF43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53D492A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5783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51B6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3 </w:t>
            </w:r>
          </w:p>
        </w:tc>
      </w:tr>
      <w:tr w:rsidR="00000000" w14:paraId="40512D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0A74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23FA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0|i0000p: </w:t>
            </w:r>
          </w:p>
        </w:tc>
      </w:tr>
    </w:tbl>
    <w:p w14:paraId="053DF0C9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114D5BA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44B0AAA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DE4E5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FC2A62E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780AC398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E249A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ver el progreso del despliegue en tiempo real y recibir un enlace directo al curso cuando el proceso termine,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saber en todo momento qué está haciendo el sistema y poder acceder al curso inmediatamente.</w:t>
            </w:r>
          </w:p>
          <w:p w14:paraId="217F0562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20FE477C" w14:textId="77777777" w:rsidR="002938D7" w:rsidRDefault="002938D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panel muestra los 5 pasos del despliegue con nombre, porcentaje de avance y estado visual.</w:t>
            </w:r>
          </w:p>
          <w:p w14:paraId="56093371" w14:textId="77777777" w:rsidR="002938D7" w:rsidRDefault="002938D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Los eventos de progreso se observan en tiempo real.</w:t>
            </w:r>
          </w:p>
          <w:p w14:paraId="3A075642" w14:textId="77777777" w:rsidR="002938D7" w:rsidRDefault="002938D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 completar exitosamente, muestra el enlace directo al curso.</w:t>
            </w:r>
          </w:p>
          <w:p w14:paraId="46850482" w14:textId="77777777" w:rsidR="002938D7" w:rsidRDefault="002938D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log de eventos muestra los mensajes del orquestador en tiempo real con formato de terminal.</w:t>
            </w:r>
          </w:p>
        </w:tc>
      </w:tr>
    </w:tbl>
    <w:p w14:paraId="4FFE8C4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929691D">
          <v:rect id="_x0000_i1451" style="width:468pt;height:9pt" o:hralign="center" o:hrstd="t" o:hr="t" fillcolor="#a0a0a0" stroked="f"/>
        </w:pict>
      </w:r>
    </w:p>
    <w:p w14:paraId="7358C646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3B1D1C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BB7201" w14:textId="77777777" w:rsidR="002938D7" w:rsidRDefault="002938D7">
            <w:pPr>
              <w:rPr>
                <w:rFonts w:eastAsia="Times New Roman"/>
              </w:rPr>
            </w:pPr>
            <w:hyperlink r:id="rId110" w:history="1">
              <w:r>
                <w:rPr>
                  <w:rStyle w:val="Hyperlink"/>
                  <w:rFonts w:eastAsia="Times New Roman"/>
                  <w:b/>
                  <w:bCs/>
                </w:rPr>
                <w:t>Epic-01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1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5114C88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4B26250" wp14:editId="7A727CA9">
                  <wp:extent cx="152400" cy="152400"/>
                  <wp:effectExtent l="0" t="0" r="0" b="0"/>
                  <wp:docPr id="419" name="Picture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[SCRUM-5] </w:t>
            </w:r>
            <w:hyperlink r:id="rId112" w:history="1">
              <w:r>
                <w:rPr>
                  <w:rStyle w:val="Hyperlink"/>
                  <w:rFonts w:eastAsia="Times New Roman"/>
                </w:rPr>
                <w:t>HU-01: Interfaz de selección de Plantilla base (Diseño, Nivel, Tipología)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21/May/26  Due: 10/Mar/26  Resolved: 03/May/26 </w:t>
            </w:r>
          </w:p>
        </w:tc>
      </w:tr>
      <w:tr w:rsidR="00000000" w14:paraId="04F9C90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C987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4CDE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5E4723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A1F8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BB6A29" w14:textId="77777777" w:rsidR="002938D7" w:rsidRDefault="002938D7">
            <w:pPr>
              <w:rPr>
                <w:rFonts w:eastAsia="Times New Roman"/>
              </w:rPr>
            </w:pPr>
            <w:hyperlink r:id="rId11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355D7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FDD7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302D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5D6A3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49D6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BA8D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68BCC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5720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933CAF" w14:textId="77777777" w:rsidR="002938D7" w:rsidRDefault="002938D7">
            <w:pPr>
              <w:rPr>
                <w:rFonts w:eastAsia="Times New Roman"/>
              </w:rPr>
            </w:pPr>
            <w:hyperlink r:id="rId114" w:tooltip="v0.1" w:history="1">
              <w:r>
                <w:rPr>
                  <w:rStyle w:val="Hyperlink"/>
                  <w:rFonts w:eastAsia="Times New Roman"/>
                </w:rPr>
                <w:t>v0.1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3E7C56C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4396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0477FF" w14:textId="77777777" w:rsidR="002938D7" w:rsidRDefault="002938D7">
            <w:pPr>
              <w:rPr>
                <w:rFonts w:eastAsia="Times New Roman"/>
              </w:rPr>
            </w:pPr>
            <w:hyperlink r:id="rId115" w:history="1">
              <w:r>
                <w:rPr>
                  <w:rStyle w:val="Hyperlink"/>
                  <w:rFonts w:eastAsia="Times New Roman"/>
                </w:rPr>
                <w:t>Epic-01</w:t>
              </w:r>
            </w:hyperlink>
          </w:p>
        </w:tc>
      </w:tr>
    </w:tbl>
    <w:p w14:paraId="431A657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AE8DE7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B357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2353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4B0C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18E3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59DBC0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AC03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1AB79F" w14:textId="77777777" w:rsidR="002938D7" w:rsidRDefault="002938D7">
            <w:pPr>
              <w:rPr>
                <w:rFonts w:eastAsia="Times New Roman"/>
              </w:rPr>
            </w:pPr>
            <w:hyperlink r:id="rId11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033B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FC8DE1" w14:textId="77777777" w:rsidR="002938D7" w:rsidRDefault="002938D7">
            <w:pPr>
              <w:rPr>
                <w:rFonts w:eastAsia="Times New Roman"/>
              </w:rPr>
            </w:pPr>
            <w:hyperlink r:id="rId11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2EDEF34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7ED2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59AF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AAC5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7808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61C73F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27BC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75FA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Frontend </w:t>
            </w:r>
          </w:p>
        </w:tc>
      </w:tr>
      <w:tr w:rsidR="00000000" w14:paraId="3234AC1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9A7C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AD51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257A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CD0B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D50194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BA46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298E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5E49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4641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F53E4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E75C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DCA5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CEDB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BB9B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0833F4D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A41C4F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2064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3"/>
              <w:gridCol w:w="2121"/>
              <w:gridCol w:w="1065"/>
              <w:gridCol w:w="1393"/>
              <w:gridCol w:w="1237"/>
            </w:tblGrid>
            <w:tr w:rsidR="00000000" w14:paraId="6F28B0A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3CCF73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935FE3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7670F2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7BE00D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F3353F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66A387C9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70DB7A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18" w:history="1">
                    <w:r>
                      <w:rPr>
                        <w:rStyle w:val="Hyperlink"/>
                        <w:rFonts w:eastAsia="Times New Roman"/>
                      </w:rPr>
                      <w:t>SCRUM-28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44A87E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19" w:history="1">
                    <w:r>
                      <w:rPr>
                        <w:rStyle w:val="Hyperlink"/>
                        <w:rFonts w:eastAsia="Times New Roman"/>
                      </w:rPr>
                      <w:t>Front: Crear componente `TemplateSele...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A4CC91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ECC44B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D74D88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2C2D3FAF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A9D149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20" w:history="1">
                    <w:r>
                      <w:rPr>
                        <w:rStyle w:val="Hyperlink"/>
                        <w:rFonts w:eastAsia="Times New Roman"/>
                      </w:rPr>
                      <w:t>SCRUM-29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72AE3C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21" w:history="1">
                    <w:r>
                      <w:rPr>
                        <w:rStyle w:val="Hyperlink"/>
                        <w:rFonts w:eastAsia="Times New Roman"/>
                      </w:rPr>
                      <w:t>Front: Definir constante `PLANTILLAS_...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3703E3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4100C1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6AD94A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646F891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EF0F51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22" w:history="1">
                    <w:r>
                      <w:rPr>
                        <w:rStyle w:val="Hyperlink"/>
                        <w:rFonts w:eastAsia="Times New Roman"/>
                      </w:rPr>
                      <w:t>SCRUM-30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CF6548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23" w:history="1">
                    <w:r>
                      <w:rPr>
                        <w:rStyle w:val="Hyperlink"/>
                        <w:rFonts w:eastAsia="Times New Roman"/>
                      </w:rPr>
                      <w:t>Front: Implementar función `resolverP...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114D61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765380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122FCB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9B73AB3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BBA899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24" w:history="1">
                    <w:r>
                      <w:rPr>
                        <w:rStyle w:val="Hyperlink"/>
                        <w:rFonts w:eastAsia="Times New Roman"/>
                      </w:rPr>
                      <w:t>SCRUM-31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E3D91E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25" w:history="1">
                    <w:r>
                      <w:rPr>
                        <w:rStyle w:val="Hyperlink"/>
                        <w:rFonts w:eastAsia="Times New Roman"/>
                      </w:rPr>
                      <w:t>Front: Añadir tipo `TemplateSelection...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B12B37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77BBBC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0DF186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A4DAE61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553A95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26" w:history="1">
                    <w:r>
                      <w:rPr>
                        <w:rStyle w:val="Hyperlink"/>
                        <w:rFonts w:eastAsia="Times New Roman"/>
                      </w:rPr>
                      <w:t>SCRUM-32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595217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27" w:history="1">
                    <w:r>
                      <w:rPr>
                        <w:rStyle w:val="Hyperlink"/>
                        <w:rFonts w:eastAsia="Times New Roman"/>
                      </w:rPr>
                      <w:t>Front: Integrar `TemplateSelector` en...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530989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4597BB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7ED010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CCCBC6F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1279FA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28" w:history="1">
                    <w:r>
                      <w:rPr>
                        <w:rStyle w:val="Hyperlink"/>
                        <w:rFonts w:eastAsia="Times New Roman"/>
                      </w:rPr>
                      <w:t>SCRUM-33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8255A8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29" w:history="1">
                    <w:r>
                      <w:rPr>
                        <w:rStyle w:val="Hyperlink"/>
                        <w:rFonts w:eastAsia="Times New Roman"/>
                      </w:rPr>
                      <w:t>Front: Mostrar nombre de plantilla re...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C0FE81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9482A9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096306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712E7FD9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565CB5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30" w:history="1">
                    <w:r>
                      <w:rPr>
                        <w:rStyle w:val="Hyperlink"/>
                        <w:rFonts w:eastAsia="Times New Roman"/>
                      </w:rPr>
                      <w:t>SCRUM-34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D357F7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31" w:history="1">
                    <w:r>
                      <w:rPr>
                        <w:rStyle w:val="Hyperlink"/>
                        <w:rFonts w:eastAsia="Times New Roman"/>
                      </w:rPr>
                      <w:t>Test: Verificar que los 3 selectores 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869174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2AE1D0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C9BD45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1FEB8B0A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CE893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2F0D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1C4D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30153B1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73FC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AC53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3 </w:t>
            </w:r>
          </w:p>
        </w:tc>
      </w:tr>
      <w:tr w:rsidR="00000000" w14:paraId="0F25BB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8811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0DC4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0|i0000v: </w:t>
            </w:r>
          </w:p>
        </w:tc>
      </w:tr>
    </w:tbl>
    <w:p w14:paraId="3583B7E8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0A7E51F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9330F02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6D37D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B1BA5D5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0DE255EB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5B731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seleccionar la plantilla del Aula Máster en </w:t>
            </w:r>
            <w:r>
              <w:t xml:space="preserve">Canvas indicando el Diseño Instruccional, Nivel de Formación y Tipología,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garantizar que el aula se cree con la estructura institucional correcta.</w:t>
            </w:r>
          </w:p>
          <w:p w14:paraId="7C41B255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  <w:r>
              <w:rPr>
                <w:color w:val="4C9AFF"/>
              </w:rPr>
              <w:t xml:space="preserve"> </w:t>
            </w:r>
          </w:p>
          <w:p w14:paraId="7F63576B" w14:textId="77777777" w:rsidR="002938D7" w:rsidRDefault="002938D7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sistema muestra tres opciones: Diseño Instruccional → Nivel de Formación → Tipología.</w:t>
            </w:r>
          </w:p>
          <w:p w14:paraId="211D9D7B" w14:textId="77777777" w:rsidR="002938D7" w:rsidRDefault="002938D7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 seleccionar los tres filtros la aplicación selecciona la Plantilla específica para crear el Aula Máster.</w:t>
            </w:r>
          </w:p>
          <w:p w14:paraId="082F4A09" w14:textId="77777777" w:rsidR="002938D7" w:rsidRDefault="002938D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Sobre los filtros disponibles: </w:t>
            </w:r>
          </w:p>
          <w:p w14:paraId="1937E049" w14:textId="77777777" w:rsidR="002938D7" w:rsidRDefault="002938D7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Diseño Instruccional (Unidades, Nuevo sistema)</w:t>
            </w:r>
          </w:p>
          <w:p w14:paraId="0FA42006" w14:textId="77777777" w:rsidR="002938D7" w:rsidRDefault="002938D7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Nivel (Pregrado, Posgrado)</w:t>
            </w:r>
          </w:p>
          <w:p w14:paraId="266D2EF1" w14:textId="77777777" w:rsidR="002938D7" w:rsidRDefault="002938D7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Tipología (Los valores dependen de la selección del Diseño Instruccional)</w:t>
            </w:r>
          </w:p>
          <w:p w14:paraId="45AEA632" w14:textId="77777777" w:rsidR="002938D7" w:rsidRDefault="002938D7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analista solo puede avanzar al paso siguiente si los tres filtros están seleccionados.</w:t>
            </w:r>
          </w:p>
          <w:p w14:paraId="582AB36A" w14:textId="77777777" w:rsidR="002938D7" w:rsidRDefault="002938D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El componente muestra </w:t>
            </w:r>
            <w:r>
              <w:rPr>
                <w:rFonts w:eastAsia="Times New Roman"/>
              </w:rPr>
              <w:t>el nombre de la plantilla resultante como confirmación visual.</w:t>
            </w:r>
          </w:p>
          <w:p w14:paraId="7931CEE2" w14:textId="77777777" w:rsidR="002938D7" w:rsidRDefault="002938D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 habilita un botón de confirmación para avanzar al siguiente paso: Configurar curso.</w:t>
            </w:r>
          </w:p>
          <w:p w14:paraId="06DAAB17" w14:textId="77777777" w:rsidR="002938D7" w:rsidRDefault="002938D7">
            <w:pPr>
              <w:pStyle w:val="NormalWeb"/>
            </w:pPr>
            <w:r>
              <w:t>Si no existe plantilla para la combinación seleccionada, se muestra un mensaje de advertencia.</w:t>
            </w:r>
          </w:p>
        </w:tc>
      </w:tr>
    </w:tbl>
    <w:p w14:paraId="3F06D391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5256B4A">
          <v:rect id="_x0000_i1452" style="width:468pt;height:9pt" o:hralign="center" o:hrstd="t" o:hr="t" fillcolor="#a0a0a0" stroked="f"/>
        </w:pict>
      </w:r>
    </w:p>
    <w:p w14:paraId="03EF283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B3BB0D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E569FF" w14:textId="77777777" w:rsidR="002938D7" w:rsidRDefault="002938D7">
            <w:pPr>
              <w:rPr>
                <w:rFonts w:eastAsia="Times New Roman"/>
              </w:rPr>
            </w:pPr>
            <w:hyperlink r:id="rId132" w:history="1">
              <w:r>
                <w:rPr>
                  <w:rStyle w:val="Hyperlink"/>
                  <w:rFonts w:eastAsia="Times New Roman"/>
                  <w:b/>
                  <w:bCs/>
                </w:rPr>
                <w:t>Epic-01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3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42003B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791AE27" wp14:editId="0AD2F7D2">
                  <wp:extent cx="152400" cy="152400"/>
                  <wp:effectExtent l="0" t="0" r="0" b="0"/>
                  <wp:docPr id="418" name="Picture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[SCRUM-6] </w:t>
            </w:r>
            <w:hyperlink r:id="rId134" w:history="1">
              <w:r>
                <w:rPr>
                  <w:rStyle w:val="Hyperlink"/>
                  <w:rFonts w:eastAsia="Times New Roman"/>
                </w:rPr>
                <w:t>HU-02: Formulario de captura de Metadatos (Nombre, código, período)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21/May/26  Due: 17/Mar/26  Resolved: 03/May/26 </w:t>
            </w:r>
          </w:p>
        </w:tc>
      </w:tr>
      <w:tr w:rsidR="00000000" w14:paraId="7F35704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FCF4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3390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772713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2185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FAFAC0" w14:textId="77777777" w:rsidR="002938D7" w:rsidRDefault="002938D7">
            <w:pPr>
              <w:rPr>
                <w:rFonts w:eastAsia="Times New Roman"/>
              </w:rPr>
            </w:pPr>
            <w:hyperlink r:id="rId13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71EDA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E20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D525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2560F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B297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5CB3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2E375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92B7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8A1F67" w14:textId="77777777" w:rsidR="002938D7" w:rsidRDefault="002938D7">
            <w:pPr>
              <w:rPr>
                <w:rFonts w:eastAsia="Times New Roman"/>
              </w:rPr>
            </w:pPr>
            <w:hyperlink r:id="rId136" w:tooltip="v0.1" w:history="1">
              <w:r>
                <w:rPr>
                  <w:rStyle w:val="Hyperlink"/>
                  <w:rFonts w:eastAsia="Times New Roman"/>
                </w:rPr>
                <w:t>v0.1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2E2F6A0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D79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042C98" w14:textId="77777777" w:rsidR="002938D7" w:rsidRDefault="002938D7">
            <w:pPr>
              <w:rPr>
                <w:rFonts w:eastAsia="Times New Roman"/>
              </w:rPr>
            </w:pPr>
            <w:hyperlink r:id="rId137" w:history="1">
              <w:r>
                <w:rPr>
                  <w:rStyle w:val="Hyperlink"/>
                  <w:rFonts w:eastAsia="Times New Roman"/>
                </w:rPr>
                <w:t>Epic-01</w:t>
              </w:r>
            </w:hyperlink>
          </w:p>
        </w:tc>
      </w:tr>
    </w:tbl>
    <w:p w14:paraId="6C03923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0AD65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0C41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2AAA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E7A6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F164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47D8E3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1F8F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DF506E" w14:textId="77777777" w:rsidR="002938D7" w:rsidRDefault="002938D7">
            <w:pPr>
              <w:rPr>
                <w:rFonts w:eastAsia="Times New Roman"/>
              </w:rPr>
            </w:pPr>
            <w:hyperlink r:id="rId13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1D58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EA4153" w14:textId="77777777" w:rsidR="002938D7" w:rsidRDefault="002938D7">
            <w:pPr>
              <w:rPr>
                <w:rFonts w:eastAsia="Times New Roman"/>
              </w:rPr>
            </w:pPr>
            <w:hyperlink r:id="rId13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3AD54C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9FBC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1AA6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77B4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60D4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A6A0B4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E4EA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1255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Frontend </w:t>
            </w:r>
          </w:p>
        </w:tc>
      </w:tr>
      <w:tr w:rsidR="00000000" w14:paraId="60D372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4038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B521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C0CC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6D7F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9BDA2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D80E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A824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9BFE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85B6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7E0E15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0278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D3BC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EBBE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0376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930D33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C955C1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23C9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5"/>
              <w:gridCol w:w="1850"/>
              <w:gridCol w:w="1119"/>
              <w:gridCol w:w="1464"/>
              <w:gridCol w:w="1301"/>
            </w:tblGrid>
            <w:tr w:rsidR="00000000" w14:paraId="4DCE606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4EEBDD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5F6527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5C5E21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37F5DC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83E6C5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5B5A2EB1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15433D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0" w:history="1">
                    <w:r>
                      <w:rPr>
                        <w:rStyle w:val="Hyperlink"/>
                        <w:rFonts w:eastAsia="Times New Roman"/>
                      </w:rPr>
                      <w:t>SCRUM-35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656A23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1" w:history="1">
                    <w:r>
                      <w:rPr>
                        <w:rStyle w:val="Hyperlink"/>
                        <w:rFonts w:eastAsia="Times New Roman"/>
                      </w:rPr>
                      <w:t>• Frontend: Crear componente `Metadat...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49903C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D329D5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9CA924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721A397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DBE1D0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2" w:history="1">
                    <w:r>
                      <w:rPr>
                        <w:rStyle w:val="Hyperlink"/>
                        <w:rFonts w:eastAsia="Times New Roman"/>
                      </w:rPr>
                      <w:t>SCRUM-36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16CA8D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3" w:history="1">
                    <w:r>
                      <w:rPr>
                        <w:rStyle w:val="Hyperlink"/>
                        <w:rFonts w:eastAsia="Times New Roman"/>
                      </w:rPr>
                      <w:t>• Frontend: Implementar validación: `...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096911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B489D0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BBD23F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60386609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31C3A1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4" w:history="1">
                    <w:r>
                      <w:rPr>
                        <w:rStyle w:val="Hyperlink"/>
                        <w:rFonts w:eastAsia="Times New Roman"/>
                      </w:rPr>
                      <w:t>SCRUM-37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CEC66E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5" w:history="1">
                    <w:r>
                      <w:rPr>
                        <w:rStyle w:val="Hyperlink"/>
                        <w:rFonts w:eastAsia="Times New Roman"/>
                      </w:rPr>
                      <w:t>• Frontend: Implementar validación: `...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435A0B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8624CD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E29AF5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EAB37C7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EAF416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6" w:history="1">
                    <w:r>
                      <w:rPr>
                        <w:rStyle w:val="Hyperlink"/>
                        <w:rFonts w:eastAsia="Times New Roman"/>
                      </w:rPr>
                      <w:t>SCRUM-38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46D205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7" w:history="1">
                    <w:r>
                      <w:rPr>
                        <w:rStyle w:val="Hyperlink"/>
                        <w:rFonts w:eastAsia="Times New Roman"/>
                      </w:rPr>
                      <w:t>• Frontend: Añadir tipo `CourseMetada...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97DFF9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1C261B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92AEBF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66C889E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98786F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8" w:history="1">
                    <w:r>
                      <w:rPr>
                        <w:rStyle w:val="Hyperlink"/>
                        <w:rFonts w:eastAsia="Times New Roman"/>
                      </w:rPr>
                      <w:t>SCRUM-39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F526C8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49" w:history="1">
                    <w:r>
                      <w:rPr>
                        <w:rStyle w:val="Hyperlink"/>
                        <w:rFonts w:eastAsia="Times New Roman"/>
                      </w:rPr>
                      <w:t>• Frontend: Integrar en `DeployPage` 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8196D7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289A84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609862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2962DC29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CC1F84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50" w:history="1">
                    <w:r>
                      <w:rPr>
                        <w:rStyle w:val="Hyperlink"/>
                        <w:rFonts w:eastAsia="Times New Roman"/>
                      </w:rPr>
                      <w:t>SCRUM-40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85F992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51" w:history="1">
                    <w:r>
                      <w:rPr>
                        <w:rStyle w:val="Hyperlink"/>
                        <w:rFonts w:eastAsia="Times New Roman"/>
                      </w:rPr>
                      <w:t>• Frontend: Deshabilitar el botón 'Co...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684798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337785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20FF62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50A4C7E4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C2639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FB4F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1F02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7E6E599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73CD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A1AC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3 </w:t>
            </w:r>
          </w:p>
        </w:tc>
      </w:tr>
      <w:tr w:rsidR="00000000" w14:paraId="0A7919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6F9C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DA29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0|i00013: </w:t>
            </w:r>
          </w:p>
        </w:tc>
      </w:tr>
    </w:tbl>
    <w:p w14:paraId="62E0D3C6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4F924D41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6293323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59BA8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AAAA4AF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3382BAAA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7CA0E5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indicar si el aula es un curso nuevo o el ID URL del curso existente, proporcionar el nombre del curso,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 xml:space="preserve">que </w:t>
            </w:r>
            <w:r>
              <w:t>se cree un aula nueva con los contenidos o se reemplacen los que ya existen en un aula.</w:t>
            </w:r>
          </w:p>
          <w:p w14:paraId="2B354A6F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3675449D" w14:textId="77777777" w:rsidR="002938D7" w:rsidRDefault="002938D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formulario presenta dos opciones: 'Crear curso nuevo' y 'Usar curso existente'.</w:t>
            </w:r>
          </w:p>
          <w:p w14:paraId="4BD60F08" w14:textId="77777777" w:rsidR="002938D7" w:rsidRDefault="002938D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 seleccionar 'Curso nuevo': aparece un campo de texto para el nombre del curso, con validación de campo no vacío.</w:t>
            </w:r>
          </w:p>
          <w:p w14:paraId="6E0B7122" w14:textId="77777777" w:rsidR="002938D7" w:rsidRDefault="002938D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 seleccionar 'Curso existente': aparece un campo numérico para el ID Canvas, que debe ser un número entero positivo.</w:t>
            </w:r>
          </w:p>
          <w:p w14:paraId="48000D47" w14:textId="77777777" w:rsidR="002938D7" w:rsidRDefault="002938D7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El formulario no </w:t>
            </w:r>
            <w:r>
              <w:rPr>
                <w:rFonts w:eastAsia="Times New Roman"/>
              </w:rPr>
              <w:t>permite avanzar si la validación de su opción activa falla.</w:t>
            </w:r>
          </w:p>
          <w:p w14:paraId="450A343C" w14:textId="77777777" w:rsidR="002938D7" w:rsidRDefault="002938D7">
            <w:pPr>
              <w:pStyle w:val="NormalWeb"/>
            </w:pPr>
            <w:r>
              <w:t>Los metadatos capturados se conservan en el estado de la página hasta el momento del despliegue.</w:t>
            </w:r>
          </w:p>
        </w:tc>
      </w:tr>
    </w:tbl>
    <w:p w14:paraId="393FCF92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A79EB1C">
          <v:rect id="_x0000_i1453" style="width:468pt;height:9pt" o:hralign="center" o:hrstd="t" o:hr="t" fillcolor="#a0a0a0" stroked="f"/>
        </w:pict>
      </w:r>
    </w:p>
    <w:p w14:paraId="600AD646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DC7F91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B2B26" w14:textId="77777777" w:rsidR="002938D7" w:rsidRDefault="002938D7">
            <w:pPr>
              <w:rPr>
                <w:rFonts w:eastAsia="Times New Roman"/>
              </w:rPr>
            </w:pPr>
            <w:hyperlink r:id="rId152" w:history="1">
              <w:r>
                <w:rPr>
                  <w:rStyle w:val="Hyperlink"/>
                  <w:rFonts w:eastAsia="Times New Roman"/>
                  <w:b/>
                  <w:bCs/>
                </w:rPr>
                <w:t>Epic-01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5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F4323F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23D7761" wp14:editId="5B196E6C">
                  <wp:extent cx="152400" cy="152400"/>
                  <wp:effectExtent l="0" t="0" r="0" b="0"/>
                  <wp:docPr id="417" name="Picture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[SCRUM-7] </w:t>
            </w:r>
            <w:hyperlink r:id="rId154" w:history="1">
              <w:r>
                <w:rPr>
                  <w:rStyle w:val="Hyperlink"/>
                  <w:rFonts w:eastAsia="Times New Roman"/>
                </w:rPr>
                <w:t>HU-03: Interfaz visual de carga de archivos (Zona Drag &amp; Drop para ZIP y Excel)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21/May/26  Due: 31/Mar/26  Resolved: 03/May/26 </w:t>
            </w:r>
          </w:p>
        </w:tc>
      </w:tr>
      <w:tr w:rsidR="00000000" w14:paraId="4BCE0C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AD09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47F6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40EBC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C0A9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2B4BFC" w14:textId="77777777" w:rsidR="002938D7" w:rsidRDefault="002938D7">
            <w:pPr>
              <w:rPr>
                <w:rFonts w:eastAsia="Times New Roman"/>
              </w:rPr>
            </w:pPr>
            <w:hyperlink r:id="rId15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D283B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69AA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B8B5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269A4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877D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DADD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FB148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CB2E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D3545" w14:textId="77777777" w:rsidR="002938D7" w:rsidRDefault="002938D7">
            <w:pPr>
              <w:rPr>
                <w:rFonts w:eastAsia="Times New Roman"/>
              </w:rPr>
            </w:pPr>
            <w:hyperlink r:id="rId156" w:tooltip="v0.1" w:history="1">
              <w:r>
                <w:rPr>
                  <w:rStyle w:val="Hyperlink"/>
                  <w:rFonts w:eastAsia="Times New Roman"/>
                </w:rPr>
                <w:t>v0.1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2F16A6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4A29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296BBA" w14:textId="77777777" w:rsidR="002938D7" w:rsidRDefault="002938D7">
            <w:pPr>
              <w:rPr>
                <w:rFonts w:eastAsia="Times New Roman"/>
              </w:rPr>
            </w:pPr>
            <w:hyperlink r:id="rId157" w:history="1">
              <w:r>
                <w:rPr>
                  <w:rStyle w:val="Hyperlink"/>
                  <w:rFonts w:eastAsia="Times New Roman"/>
                </w:rPr>
                <w:t>Epic-01</w:t>
              </w:r>
            </w:hyperlink>
          </w:p>
        </w:tc>
      </w:tr>
    </w:tbl>
    <w:p w14:paraId="12FB4DC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45F1D3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E3D5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86A7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CEED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86B8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765CA7F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EFE5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556C93" w14:textId="77777777" w:rsidR="002938D7" w:rsidRDefault="002938D7">
            <w:pPr>
              <w:rPr>
                <w:rFonts w:eastAsia="Times New Roman"/>
              </w:rPr>
            </w:pPr>
            <w:hyperlink r:id="rId15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3320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6E5FC4" w14:textId="77777777" w:rsidR="002938D7" w:rsidRDefault="002938D7">
            <w:pPr>
              <w:rPr>
                <w:rFonts w:eastAsia="Times New Roman"/>
              </w:rPr>
            </w:pPr>
            <w:hyperlink r:id="rId15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6152B4A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A466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F675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1849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BD9D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6C23D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E9DA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767D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Backend, Frontend </w:t>
            </w:r>
          </w:p>
        </w:tc>
      </w:tr>
      <w:tr w:rsidR="00000000" w14:paraId="058D6B5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CAF8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AE5A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C603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8ADE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58A1FA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5BAF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7961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8C37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35B5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8B3AC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EC22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FA3F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5876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D086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FFD611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43620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20E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92"/>
              <w:gridCol w:w="2427"/>
              <w:gridCol w:w="1003"/>
              <w:gridCol w:w="1312"/>
              <w:gridCol w:w="1165"/>
            </w:tblGrid>
            <w:tr w:rsidR="00000000" w14:paraId="3C69117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677686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DED7A0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A6E6DD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97916D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56E1D5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49D9137E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5CEC65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0" w:history="1">
                    <w:r>
                      <w:rPr>
                        <w:rStyle w:val="Hyperlink"/>
                        <w:rFonts w:eastAsia="Times New Roman"/>
                      </w:rPr>
                      <w:t>SCRUM-41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89AAFA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1" w:history="1">
                    <w:r>
                      <w:rPr>
                        <w:rStyle w:val="Hyperlink"/>
                        <w:rFonts w:eastAsia="Times New Roman"/>
                      </w:rPr>
                      <w:t>Crear componente `DropZone.tsx` con z...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150485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FF3384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0C3928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A3974B5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7CDA96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2" w:history="1">
                    <w:r>
                      <w:rPr>
                        <w:rStyle w:val="Hyperlink"/>
                        <w:rFonts w:eastAsia="Times New Roman"/>
                      </w:rPr>
                      <w:t>SCRUM-42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7E9C6F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3" w:history="1">
                    <w:r>
                      <w:rPr>
                        <w:rStyle w:val="Hyperlink"/>
                        <w:rFonts w:eastAsia="Times New Roman"/>
                      </w:rPr>
                      <w:t>Implementar validación de extensión ....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E81C73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3C3931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0EFCA8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6177FD7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93F318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4" w:history="1">
                    <w:r>
                      <w:rPr>
                        <w:rStyle w:val="Hyperlink"/>
                        <w:rFonts w:eastAsia="Times New Roman"/>
                      </w:rPr>
                      <w:t>SCRUM-43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85BBF7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5" w:history="1">
                    <w:r>
                      <w:rPr>
                        <w:rStyle w:val="Hyperlink"/>
                        <w:rFonts w:eastAsia="Times New Roman"/>
                      </w:rPr>
                      <w:t>Llamar a `POST /api/v1/deploy/upload`...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2CE082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51AE58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3E367F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4DBE0B7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E90152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6" w:history="1">
                    <w:r>
                      <w:rPr>
                        <w:rStyle w:val="Hyperlink"/>
                        <w:rFonts w:eastAsia="Times New Roman"/>
                      </w:rPr>
                      <w:t>SCRUM-44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889306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7" w:history="1">
                    <w:r>
                      <w:rPr>
                        <w:rStyle w:val="Hyperlink"/>
                        <w:rFonts w:eastAsia="Times New Roman"/>
                      </w:rPr>
                      <w:t>Mostrar spinner/barra de carga mientr...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213673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D6C7E5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63831D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83CA1CF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248926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8" w:history="1">
                    <w:r>
                      <w:rPr>
                        <w:rStyle w:val="Hyperlink"/>
                        <w:rFonts w:eastAsia="Times New Roman"/>
                      </w:rPr>
                      <w:t>SCRUM-45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524CBD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69" w:history="1">
                    <w:r>
                      <w:rPr>
                        <w:rStyle w:val="Hyperlink"/>
                        <w:rFonts w:eastAsia="Times New Roman"/>
                      </w:rPr>
                      <w:t>Mostrar resumen de respuesta: filenam...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FADA65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3D3354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8AF4D7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0B8D4D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9183D2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70" w:history="1">
                    <w:r>
                      <w:rPr>
                        <w:rStyle w:val="Hyperlink"/>
                        <w:rFonts w:eastAsia="Times New Roman"/>
                      </w:rPr>
                      <w:t>SCRUM-46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1EF729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71" w:history="1">
                    <w:r>
                      <w:rPr>
                        <w:rStyle w:val="Hyperlink"/>
                        <w:rFonts w:eastAsia="Times New Roman"/>
                      </w:rPr>
                      <w:t>Guardar `{zipFile, excelFile}` como `...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A0BC7C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0FBC44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5A4DCD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6F726014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DC8E59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72" w:history="1">
                    <w:r>
                      <w:rPr>
                        <w:rStyle w:val="Hyperlink"/>
                        <w:rFonts w:eastAsia="Times New Roman"/>
                      </w:rPr>
                      <w:t>SCRUM-47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F1C83E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73" w:history="1">
                    <w:r>
                      <w:rPr>
                        <w:rStyle w:val="Hyperlink"/>
                        <w:rFonts w:eastAsia="Times New Roman"/>
                      </w:rPr>
                      <w:t>Añadir tipos `UploadResult` y `Upload...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3FD420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5DA21B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C4B4A6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D2EE5F3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1DCD97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74" w:history="1">
                    <w:r>
                      <w:rPr>
                        <w:rStyle w:val="Hyperlink"/>
                        <w:rFonts w:eastAsia="Times New Roman"/>
                      </w:rPr>
                      <w:t>SCRUM-48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08FDAA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75" w:history="1">
                    <w:r>
                      <w:rPr>
                        <w:rStyle w:val="Hyperlink"/>
                        <w:rFonts w:eastAsia="Times New Roman"/>
                      </w:rPr>
                      <w:t>Verificar endpoint `POST /api/v1/depl...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9C562B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468B29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F990A5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6B389196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9A621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86D6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CDC2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716816D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B0C4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7011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  <w:tr w:rsidR="00000000" w14:paraId="15CE24B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409A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7AF3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0|i00015: </w:t>
            </w:r>
          </w:p>
        </w:tc>
      </w:tr>
    </w:tbl>
    <w:p w14:paraId="206421C8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2BCE0AF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C70B532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AE41A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A8789EA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1E075F8D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C283DD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cargar el ZIP de contenidos del Aula Máster y el Guion de módulo en formato .xlsx (Libro de Excel) mediante una zona de arrastre o botón de selección,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que ser normalicen los contenidos y poder cargarlos satisfactoriamente.</w:t>
            </w:r>
          </w:p>
          <w:p w14:paraId="2D49956B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7AF6056E" w14:textId="77777777" w:rsidR="002938D7" w:rsidRDefault="002938D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componente acepta archivos .zip por arrastre o clic sobre la zona de carga.</w:t>
            </w:r>
          </w:p>
          <w:p w14:paraId="4B3B4BD0" w14:textId="77777777" w:rsidR="002938D7" w:rsidRDefault="002938D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archivo Excel del guion es un campo secundario, completamente opcional.</w:t>
            </w:r>
          </w:p>
          <w:p w14:paraId="3CD85855" w14:textId="77777777" w:rsidR="002938D7" w:rsidRDefault="002938D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Antes de subir, el cliente valida que el archivo tiene extensión .zip; si no, muestra error sin subir.</w:t>
            </w:r>
          </w:p>
          <w:p w14:paraId="52C192B0" w14:textId="77777777" w:rsidR="002938D7" w:rsidRDefault="002938D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Durante la subida, se muestra un indicador de progreso</w:t>
            </w:r>
          </w:p>
          <w:p w14:paraId="672553A9" w14:textId="77777777" w:rsidR="002938D7" w:rsidRDefault="002938D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Tras la subida exitosa, se continua al paso de metadatos del curso.</w:t>
            </w:r>
          </w:p>
        </w:tc>
      </w:tr>
    </w:tbl>
    <w:p w14:paraId="1BE95FF1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9AE092F">
          <v:rect id="_x0000_i1454" style="width:468pt;height:9pt" o:hralign="center" o:hrstd="t" o:hr="t" fillcolor="#a0a0a0" stroked="f"/>
        </w:pict>
      </w:r>
    </w:p>
    <w:p w14:paraId="63127179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D1A776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980F64" w14:textId="77777777" w:rsidR="002938D7" w:rsidRDefault="002938D7">
            <w:pPr>
              <w:rPr>
                <w:rFonts w:eastAsia="Times New Roman"/>
              </w:rPr>
            </w:pPr>
            <w:hyperlink r:id="rId176" w:history="1">
              <w:r>
                <w:rPr>
                  <w:rStyle w:val="Hyperlink"/>
                  <w:rFonts w:eastAsia="Times New Roman"/>
                  <w:b/>
                  <w:bCs/>
                </w:rPr>
                <w:t>Epic-02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7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SCRUM-23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5934067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4A35C1E" wp14:editId="2A11B11C">
                  <wp:extent cx="152400" cy="152400"/>
                  <wp:effectExtent l="0" t="0" r="0" b="0"/>
                  <wp:docPr id="416" name="Picture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[SCRUM-8] </w:t>
            </w:r>
            <w:hyperlink r:id="rId178" w:history="1">
              <w:r>
                <w:rPr>
                  <w:rStyle w:val="Hyperlink"/>
                  <w:rFonts w:eastAsia="Times New Roman"/>
                </w:rPr>
                <w:t>HU-04: Validación, desempaquetado y normalización local de archivos .ZIP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21/May/26  Due: 24/Mar/25  Resolved: 03/May/26 </w:t>
            </w:r>
          </w:p>
        </w:tc>
      </w:tr>
      <w:tr w:rsidR="00000000" w14:paraId="6B60E9A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6459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C799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CF24A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EFB1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834B73" w14:textId="77777777" w:rsidR="002938D7" w:rsidRDefault="002938D7">
            <w:pPr>
              <w:rPr>
                <w:rFonts w:eastAsia="Times New Roman"/>
              </w:rPr>
            </w:pPr>
            <w:hyperlink r:id="rId17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27D98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2F53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B1DD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1CA2E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4997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4E59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DFCE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6A88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099683" w14:textId="77777777" w:rsidR="002938D7" w:rsidRDefault="002938D7">
            <w:pPr>
              <w:rPr>
                <w:rFonts w:eastAsia="Times New Roman"/>
              </w:rPr>
            </w:pPr>
            <w:hyperlink r:id="rId180" w:tooltip="v0.1" w:history="1">
              <w:r>
                <w:rPr>
                  <w:rStyle w:val="Hyperlink"/>
                  <w:rFonts w:eastAsia="Times New Roman"/>
                </w:rPr>
                <w:t>v0.1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4F6095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F90D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795938" w14:textId="77777777" w:rsidR="002938D7" w:rsidRDefault="002938D7">
            <w:pPr>
              <w:rPr>
                <w:rFonts w:eastAsia="Times New Roman"/>
              </w:rPr>
            </w:pPr>
            <w:hyperlink r:id="rId181" w:history="1">
              <w:r>
                <w:rPr>
                  <w:rStyle w:val="Hyperlink"/>
                  <w:rFonts w:eastAsia="Times New Roman"/>
                </w:rPr>
                <w:t>Epic-02</w:t>
              </w:r>
            </w:hyperlink>
          </w:p>
        </w:tc>
      </w:tr>
    </w:tbl>
    <w:p w14:paraId="47659EF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9425D8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901D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D16B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0381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9467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16DDA6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0BBF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BB3381" w14:textId="77777777" w:rsidR="002938D7" w:rsidRDefault="002938D7">
            <w:pPr>
              <w:rPr>
                <w:rFonts w:eastAsia="Times New Roman"/>
              </w:rPr>
            </w:pPr>
            <w:hyperlink r:id="rId18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B3A8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492357" w14:textId="77777777" w:rsidR="002938D7" w:rsidRDefault="002938D7">
            <w:pPr>
              <w:rPr>
                <w:rFonts w:eastAsia="Times New Roman"/>
              </w:rPr>
            </w:pPr>
            <w:hyperlink r:id="rId18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23BB0B0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5803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8FA4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9C51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EEEB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59818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A257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F127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 </w:t>
            </w:r>
          </w:p>
        </w:tc>
      </w:tr>
      <w:tr w:rsidR="00000000" w14:paraId="43BED2A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F305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1D90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41B6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02E9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BE6BB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A30F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8558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931E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0871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B928B8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C414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4B46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16F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9163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00043D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7B7D80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3667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5"/>
              <w:gridCol w:w="1850"/>
              <w:gridCol w:w="1119"/>
              <w:gridCol w:w="1464"/>
              <w:gridCol w:w="1301"/>
            </w:tblGrid>
            <w:tr w:rsidR="00000000" w14:paraId="2F501465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31EBA9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CE94B1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CF34E9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D1B7D8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2AC83F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37ED5A3E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E2B22D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84" w:history="1">
                    <w:r>
                      <w:rPr>
                        <w:rStyle w:val="Hyperlink"/>
                        <w:rFonts w:eastAsia="Times New Roman"/>
                      </w:rPr>
                      <w:t>SCRUM-49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7E53D4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85" w:history="1">
                    <w:r>
                      <w:rPr>
                        <w:rStyle w:val="Hyperlink"/>
                        <w:rFonts w:eastAsia="Times New Roman"/>
                      </w:rPr>
                      <w:t>Implementar `ZipProcessor` en `backe...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06D4B4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BECAA6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151BDD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E0469B7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7ABD4A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86" w:history="1">
                    <w:r>
                      <w:rPr>
                        <w:rStyle w:val="Hyperlink"/>
                        <w:rFonts w:eastAsia="Times New Roman"/>
                      </w:rPr>
                      <w:t>SCRUM-50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6096DE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87" w:history="1">
                    <w:r>
                      <w:rPr>
                        <w:rStyle w:val="Hyperlink"/>
                        <w:rFonts w:eastAsia="Times New Roman"/>
                      </w:rPr>
                      <w:t>Implementar `FileNormalizer` en `back...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2C9CD9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2E2280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926512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1E845B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A58577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88" w:history="1">
                    <w:r>
                      <w:rPr>
                        <w:rStyle w:val="Hyperlink"/>
                        <w:rFonts w:eastAsia="Times New Roman"/>
                      </w:rPr>
                      <w:t>SCRUM-51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203CB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89" w:history="1">
                    <w:r>
                      <w:rPr>
                        <w:rStyle w:val="Hyperlink"/>
                        <w:rFonts w:eastAsia="Times New Roman"/>
                      </w:rPr>
                      <w:t>Definir value objects `ExtractionResu...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1C6BD3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0565E7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C72F9D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12CDF2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6C73A5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90" w:history="1">
                    <w:r>
                      <w:rPr>
                        <w:rStyle w:val="Hyperlink"/>
                        <w:rFonts w:eastAsia="Times New Roman"/>
                      </w:rPr>
                      <w:t>SCRUM-52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415488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91" w:history="1">
                    <w:r>
                      <w:rPr>
                        <w:rStyle w:val="Hyperlink"/>
                        <w:rFonts w:eastAsia="Times New Roman"/>
                      </w:rPr>
                      <w:t>Implementar endpoint `POST /api/v1/de...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F8B929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882C1B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B4F02D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3AE0A9F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178B37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92" w:history="1">
                    <w:r>
                      <w:rPr>
                        <w:rStyle w:val="Hyperlink"/>
                        <w:rFonts w:eastAsia="Times New Roman"/>
                      </w:rPr>
                      <w:t>SCRUM-53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E8A3BE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93" w:history="1">
                    <w:r>
                      <w:rPr>
                        <w:rStyle w:val="Hyperlink"/>
                        <w:rFonts w:eastAsia="Times New Roman"/>
                      </w:rPr>
                      <w:t>Escribir tests unitarios de `FileNorm...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8287B4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40F6B9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E9FCDF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6485557A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6DA5A1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94" w:history="1">
                    <w:r>
                      <w:rPr>
                        <w:rStyle w:val="Hyperlink"/>
                        <w:rFonts w:eastAsia="Times New Roman"/>
                      </w:rPr>
                      <w:t>SCRUM-54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1BF068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95" w:history="1">
                    <w:r>
                      <w:rPr>
                        <w:rStyle w:val="Hyperlink"/>
                        <w:rFonts w:eastAsia="Times New Roman"/>
                      </w:rPr>
                      <w:t>Escribir tests unitarios de `ZipProce...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869A77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84AF5F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ECC091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A369B07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A2D03E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96" w:history="1">
                    <w:r>
                      <w:rPr>
                        <w:rStyle w:val="Hyperlink"/>
                        <w:rFonts w:eastAsia="Times New Roman"/>
                      </w:rPr>
                      <w:t>SCRUM-55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BFBCC4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97" w:history="1">
                    <w:r>
                      <w:rPr>
                        <w:rStyle w:val="Hyperlink"/>
                        <w:rFonts w:eastAsia="Times New Roman"/>
                      </w:rPr>
                      <w:t>Escribir tests de integración del en...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5D86FF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B4C756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F41CBD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3BE628CB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72FBB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E653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1234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6F02515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2F70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F9C4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8 </w:t>
            </w:r>
          </w:p>
        </w:tc>
      </w:tr>
      <w:tr w:rsidR="00000000" w14:paraId="793BAC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F839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B065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0|i00017: </w:t>
            </w:r>
          </w:p>
        </w:tc>
      </w:tr>
    </w:tbl>
    <w:p w14:paraId="0163BD1C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40D71B13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A5A8368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D701B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73682A5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E3F15A7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EA625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que el sistema valide y normalice o renombre </w:t>
            </w:r>
            <w:r>
              <w:t xml:space="preserve">automáticamente la estructura del .ZIP cargado antes de ser cargado a Canvas,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 xml:space="preserve">detectar y corregir problemas de nombres de carpetas o archivos en el momento de que se carguen, evitando errores de paginación o enlazamiento durante el despliegue del curso. </w:t>
            </w:r>
          </w:p>
          <w:p w14:paraId="7B78A7BD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5EC7F6BE" w14:textId="77777777" w:rsidR="002938D7" w:rsidRDefault="002938D7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sistema extrae el ZIP y verifica que la carpeta raíz contiene '1. Archivos' (o variante reconocida).</w:t>
            </w:r>
          </w:p>
          <w:p w14:paraId="3851C53E" w14:textId="77777777" w:rsidR="002938D7" w:rsidRDefault="002938D7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Renombra automáticamente carpetas que no siguen el estándar: ej. '2 Material fundamental' → '2. Material fundamental'.</w:t>
            </w:r>
          </w:p>
          <w:p w14:paraId="3408BCC8" w14:textId="77777777" w:rsidR="002938D7" w:rsidRDefault="002938D7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Renombra PDFs al patrón canónico: ej. 'U1_Lectura fundamental_1.pdf' → 'U1_Lectura_Fundamental_1.pdf'.</w:t>
            </w:r>
          </w:p>
        </w:tc>
      </w:tr>
    </w:tbl>
    <w:p w14:paraId="652E8F11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3C43A38">
          <v:rect id="_x0000_i1455" style="width:468pt;height:9pt" o:hralign="center" o:hrstd="t" o:hr="t" fillcolor="#a0a0a0" stroked="f"/>
        </w:pict>
      </w:r>
    </w:p>
    <w:p w14:paraId="4633727E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25F9D9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BC1428" w14:textId="77777777" w:rsidR="002938D7" w:rsidRDefault="002938D7">
            <w:pPr>
              <w:rPr>
                <w:rFonts w:eastAsia="Times New Roman"/>
              </w:rPr>
            </w:pPr>
            <w:hyperlink r:id="rId198" w:history="1">
              <w:r>
                <w:rPr>
                  <w:rStyle w:val="Hyperlink"/>
                  <w:rFonts w:eastAsia="Times New Roman"/>
                  <w:b/>
                  <w:bCs/>
                </w:rPr>
                <w:t>Epic-05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9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SCRUM-26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05E07D7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9FA2EEB" wp14:editId="2DE6A62B">
                  <wp:extent cx="152400" cy="152400"/>
                  <wp:effectExtent l="0" t="0" r="0" b="0"/>
                  <wp:docPr id="415" name="Picture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[SCRUM-13] </w:t>
            </w:r>
            <w:hyperlink r:id="rId200" w:history="1">
              <w:r>
                <w:rPr>
                  <w:rStyle w:val="Hyperlink"/>
                  <w:rFonts w:eastAsia="Times New Roman"/>
                </w:rPr>
                <w:t>HU-09: Procesamiento e inyección de paquetes interactivos (Articulate Storyline)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21/May/26  Due: 08/May/26  Resolved: 08/May/26 </w:t>
            </w:r>
          </w:p>
        </w:tc>
      </w:tr>
      <w:tr w:rsidR="00000000" w14:paraId="25CD2E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2EA0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CD29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C22BD4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7060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365334" w14:textId="77777777" w:rsidR="002938D7" w:rsidRDefault="002938D7">
            <w:pPr>
              <w:rPr>
                <w:rFonts w:eastAsia="Times New Roman"/>
              </w:rPr>
            </w:pPr>
            <w:hyperlink r:id="rId20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49DD7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C3CF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EBC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248BF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5281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3174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8E85D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E50E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650E75" w14:textId="77777777" w:rsidR="002938D7" w:rsidRDefault="002938D7">
            <w:pPr>
              <w:rPr>
                <w:rFonts w:eastAsia="Times New Roman"/>
              </w:rPr>
            </w:pPr>
            <w:hyperlink r:id="rId202" w:tooltip="v0.3" w:history="1">
              <w:r>
                <w:rPr>
                  <w:rStyle w:val="Hyperlink"/>
                  <w:rFonts w:eastAsia="Times New Roman"/>
                </w:rPr>
                <w:t>v0.3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185BCD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69C7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0A689B" w14:textId="77777777" w:rsidR="002938D7" w:rsidRDefault="002938D7">
            <w:pPr>
              <w:rPr>
                <w:rFonts w:eastAsia="Times New Roman"/>
              </w:rPr>
            </w:pPr>
            <w:hyperlink r:id="rId203" w:history="1">
              <w:r>
                <w:rPr>
                  <w:rStyle w:val="Hyperlink"/>
                  <w:rFonts w:eastAsia="Times New Roman"/>
                </w:rPr>
                <w:t>Epic-05</w:t>
              </w:r>
            </w:hyperlink>
          </w:p>
        </w:tc>
      </w:tr>
    </w:tbl>
    <w:p w14:paraId="14EEA87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CC38A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C09F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BFC1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63F5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CE3B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4BB7889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9798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BD0958" w14:textId="77777777" w:rsidR="002938D7" w:rsidRDefault="002938D7">
            <w:pPr>
              <w:rPr>
                <w:rFonts w:eastAsia="Times New Roman"/>
              </w:rPr>
            </w:pPr>
            <w:hyperlink r:id="rId20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1C3B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228E3C" w14:textId="77777777" w:rsidR="002938D7" w:rsidRDefault="002938D7">
            <w:pPr>
              <w:rPr>
                <w:rFonts w:eastAsia="Times New Roman"/>
              </w:rPr>
            </w:pPr>
            <w:hyperlink r:id="rId20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62483F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00A9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6CE1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1380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4042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E3667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AE64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5CA5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 </w:t>
            </w:r>
          </w:p>
        </w:tc>
      </w:tr>
      <w:tr w:rsidR="00000000" w14:paraId="6ACA504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2030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EE26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36AE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DF54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34AF35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77A7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5C6B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8E7F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CDD4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B13A1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664D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BE2C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B68A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DBB7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B28640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620CC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922B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06"/>
              <w:gridCol w:w="3046"/>
              <w:gridCol w:w="878"/>
              <w:gridCol w:w="1149"/>
              <w:gridCol w:w="1020"/>
            </w:tblGrid>
            <w:tr w:rsidR="00000000" w14:paraId="0ACF7E03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DABCC3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2C6E8E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3E2786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231087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E1F88C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343F55F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521EE4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06" w:history="1">
                    <w:r>
                      <w:rPr>
                        <w:rStyle w:val="Hyperlink"/>
                        <w:rFonts w:eastAsia="Times New Roman"/>
                      </w:rPr>
                      <w:t>SCRUM-90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1BF656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07" w:history="1">
                    <w:r>
                      <w:rPr>
                        <w:rStyle w:val="Hyperlink"/>
                        <w:rFonts w:eastAsia="Times New Roman"/>
                      </w:rPr>
                      <w:t>Implementar `InteractiveContentDetect...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6A0DB3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406571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24821A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8F17288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CD19FD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08" w:history="1">
                    <w:r>
                      <w:rPr>
                        <w:rStyle w:val="Hyperlink"/>
                        <w:rFonts w:eastAsia="Times New Roman"/>
                      </w:rPr>
                      <w:t>SCRUM-91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0EE2DB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09" w:history="1">
                    <w:r>
                      <w:rPr>
                        <w:rStyle w:val="Hyperlink"/>
                        <w:rFonts w:eastAsia="Times New Roman"/>
                      </w:rPr>
                      <w:t>Soportar variantes de naming en `dete...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C5D605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545915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8E4B49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02154CF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1C3852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0" w:history="1">
                    <w:r>
                      <w:rPr>
                        <w:rStyle w:val="Hyperlink"/>
                        <w:rFonts w:eastAsia="Times New Roman"/>
                      </w:rPr>
                      <w:t>SCRUM-92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4D8EAE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1" w:history="1">
                    <w:r>
                      <w:rPr>
                        <w:rStyle w:val="Hyperlink"/>
                        <w:rFonts w:eastAsia="Times New Roman"/>
                      </w:rPr>
                      <w:t>Implementar función `_buscar_html_pri...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0B8C52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B6FAE0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674F67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078129A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9BF478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2" w:history="1">
                    <w:r>
                      <w:rPr>
                        <w:rStyle w:val="Hyperlink"/>
                        <w:rFonts w:eastAsia="Times New Roman"/>
                      </w:rPr>
                      <w:t>SCRUM-93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2857C5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3" w:history="1">
                    <w:r>
                      <w:rPr>
                        <w:rStyle w:val="Hyperlink"/>
                        <w:rFonts w:eastAsia="Times New Roman"/>
                      </w:rPr>
                      <w:t>Implementar `IframeComposer.compose(c...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8BBE3D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B21006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C186F7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7697D6A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96E5B9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4" w:history="1">
                    <w:r>
                      <w:rPr>
                        <w:rStyle w:val="Hyperlink"/>
                        <w:rFonts w:eastAsia="Times New Roman"/>
                      </w:rPr>
                      <w:t>SCRUM-94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9BD5C5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5" w:history="1">
                    <w:r>
                      <w:rPr>
                        <w:rStyle w:val="Hyperlink"/>
                        <w:rFonts w:eastAsia="Times New Roman"/>
                      </w:rPr>
                      <w:t>Implementar `_crear_paginas_interacti...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08B834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3390A7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E53943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222A00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4FCFBF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6" w:history="1">
                    <w:r>
                      <w:rPr>
                        <w:rStyle w:val="Hyperlink"/>
                        <w:rFonts w:eastAsia="Times New Roman"/>
                      </w:rPr>
                      <w:t>SCRUM-95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85BE06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7" w:history="1">
                    <w:r>
                      <w:rPr>
                        <w:rStyle w:val="Hyperlink"/>
                        <w:rFonts w:eastAsia="Times New Roman"/>
                      </w:rPr>
                      <w:t>Implementar `PageRepository.create_p...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7BC411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C1A8E6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1D637A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1855E94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562A8A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8" w:history="1">
                    <w:r>
                      <w:rPr>
                        <w:rStyle w:val="Hyperlink"/>
                        <w:rFonts w:eastAsia="Times New Roman"/>
                      </w:rPr>
                      <w:t>SCRUM-96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4EDD72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19" w:history="1">
                    <w:r>
                      <w:rPr>
                        <w:rStyle w:val="Hyperlink"/>
                        <w:rFonts w:eastAsia="Times New Roman"/>
                      </w:rPr>
                      <w:t>Escribir tests de `InteractiveConten...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363EFF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BFA9F0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8B3B72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048A3BB2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7B109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588E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4D1D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1D5BBD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3923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2389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8 </w:t>
            </w:r>
          </w:p>
        </w:tc>
      </w:tr>
      <w:tr w:rsidR="00000000" w14:paraId="0D577D9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87FC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FDCA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0|i0002n: </w:t>
            </w:r>
          </w:p>
        </w:tc>
      </w:tr>
    </w:tbl>
    <w:p w14:paraId="7078F379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78735414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B2153F4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89EA0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B6D87F6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1DCC5634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5DC95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que la aplicación detecte automáticamente los </w:t>
            </w:r>
            <w:r>
              <w:t xml:space="preserve">paquetes Storyline en el -ZIP y cree las páginas interactivas con los botones correspondientes en el curso en Canvas,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no tener que crear y configurar manualmente cada página SCORM, lo cual con lleva bastante tiempo y proceso manual.</w:t>
            </w:r>
          </w:p>
          <w:p w14:paraId="5FEC0F7A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7E1AA2DE" w14:textId="77777777" w:rsidR="002938D7" w:rsidRDefault="002938D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Detecta carpetas SCORM en '2. Material fundamental', '3. Material de trabajo' y '4. Complementarios' con los patrones: `U {n}_MF_{num}`, `MF_U{n} </w:t>
            </w:r>
          </w:p>
          <w:p w14:paraId="5EE71FE6" w14:textId="77777777" w:rsidR="002938D7" w:rsidRDefault="002938D7">
            <w:pPr>
              <w:pStyle w:val="NormalWeb"/>
              <w:ind w:left="720"/>
            </w:pPr>
            <w:r>
              <w:t>_</w:t>
            </w:r>
          </w:p>
          <w:p w14:paraId="63BFA121" w14:textId="77777777" w:rsidR="002938D7" w:rsidRDefault="002938D7">
            <w:pPr>
              <w:spacing w:before="100" w:beforeAutospacing="1" w:after="100" w:afterAutospacing="1"/>
              <w:ind w:left="72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{num}`, `U{n}_MF{num} </w:t>
            </w:r>
          </w:p>
          <w:p w14:paraId="49956261" w14:textId="77777777" w:rsidR="002938D7" w:rsidRDefault="002938D7">
            <w:pPr>
              <w:pStyle w:val="NormalWeb"/>
              <w:ind w:left="720"/>
            </w:pPr>
            <w:r>
              <w:t>`, `U</w:t>
            </w:r>
          </w:p>
          <w:p w14:paraId="02EBF297" w14:textId="77777777" w:rsidR="002938D7" w:rsidRDefault="002938D7">
            <w:pPr>
              <w:spacing w:before="100" w:beforeAutospacing="1" w:after="100" w:afterAutospacing="1"/>
              <w:ind w:left="720"/>
              <w:rPr>
                <w:rFonts w:eastAsia="Times New Roman"/>
              </w:rPr>
            </w:pPr>
            <w:r>
              <w:rPr>
                <w:rFonts w:eastAsia="Times New Roman"/>
              </w:rPr>
              <w:t>{n}_MF`.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* Busca `story.html` como archivo principal (preferido); si no existe, usa `index.html`.</w:t>
            </w:r>
            <w:r>
              <w:rPr>
                <w:rFonts w:eastAsia="Times New Roman"/>
              </w:rPr>
              <w:br/>
              <w:t xml:space="preserve">* Por cada paquete detectado, crea una página Canvas con el título`unidad-{n} </w:t>
            </w:r>
          </w:p>
          <w:p w14:paraId="30C64C0B" w14:textId="77777777" w:rsidR="002938D7" w:rsidRDefault="002938D7">
            <w:pPr>
              <w:pStyle w:val="NormalWeb"/>
              <w:ind w:left="720"/>
            </w:pPr>
            <w:del w:id="0" w:author="Unknown">
              <w:r>
                <w:delText>material-interactivo</w:delText>
              </w:r>
            </w:del>
          </w:p>
          <w:p w14:paraId="42601CE3" w14:textId="77777777" w:rsidR="002938D7" w:rsidRDefault="002938D7">
            <w:pPr>
              <w:spacing w:before="100" w:beforeAutospacing="1" w:after="100" w:afterAutospacing="1"/>
              <w:ind w:left="72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{num} </w:t>
            </w:r>
          </w:p>
          <w:p w14:paraId="7C41079A" w14:textId="77777777" w:rsidR="002938D7" w:rsidRDefault="002938D7">
            <w:pPr>
              <w:pStyle w:val="NormalWeb"/>
              <w:ind w:left="720"/>
            </w:pPr>
            <w:r>
              <w:t>`.</w:t>
            </w:r>
          </w:p>
          <w:p w14:paraId="65CDA8A9" w14:textId="77777777" w:rsidR="002938D7" w:rsidRDefault="002938D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Se agrega el botón de </w:t>
            </w:r>
            <w:r>
              <w:rPr>
                <w:rFonts w:eastAsia="Times New Roman"/>
              </w:rPr>
              <w:t>acceso con imagen institucional `.png` en la página de la página correspondiente.</w:t>
            </w:r>
          </w:p>
        </w:tc>
      </w:tr>
    </w:tbl>
    <w:p w14:paraId="4313D791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4818D53">
          <v:rect id="_x0000_i1456" style="width:468pt;height:9pt" o:hralign="center" o:hrstd="t" o:hr="t" fillcolor="#a0a0a0" stroked="f"/>
        </w:pict>
      </w:r>
    </w:p>
    <w:p w14:paraId="6B41A4DF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50C4C6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5EFEFD" w14:textId="77777777" w:rsidR="002938D7" w:rsidRDefault="002938D7">
            <w:pPr>
              <w:rPr>
                <w:rFonts w:eastAsia="Times New Roman"/>
              </w:rPr>
            </w:pPr>
            <w:hyperlink r:id="rId220" w:history="1">
              <w:r>
                <w:rPr>
                  <w:rStyle w:val="Hyperlink"/>
                  <w:rFonts w:eastAsia="Times New Roman"/>
                  <w:b/>
                  <w:bCs/>
                </w:rPr>
                <w:t>Epic-05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22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SCRUM-26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769130A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9176A7D" wp14:editId="125D263D">
                  <wp:extent cx="152400" cy="152400"/>
                  <wp:effectExtent l="0" t="0" r="0" b="0"/>
                  <wp:docPr id="414" name="Picture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[SCRUM-14] </w:t>
            </w:r>
            <w:hyperlink r:id="rId222" w:history="1">
              <w:r>
                <w:rPr>
                  <w:rStyle w:val="Hyperlink"/>
                  <w:rFonts w:eastAsia="Times New Roman"/>
                </w:rPr>
                <w:t>HU-10: Procesamiento del Guion (Excel) para inyección de textos y multimedia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21/May/26  Due: 08/May/26  Resolved: 08/May/26 </w:t>
            </w:r>
          </w:p>
        </w:tc>
      </w:tr>
      <w:tr w:rsidR="00000000" w14:paraId="1DE9D6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DB3F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0F45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B27FC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CB64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CE0F26" w14:textId="77777777" w:rsidR="002938D7" w:rsidRDefault="002938D7">
            <w:pPr>
              <w:rPr>
                <w:rFonts w:eastAsia="Times New Roman"/>
              </w:rPr>
            </w:pPr>
            <w:hyperlink r:id="rId22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1D8A7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1335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E922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E29C9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98DF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C0D1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60440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1837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0EE217" w14:textId="77777777" w:rsidR="002938D7" w:rsidRDefault="002938D7">
            <w:pPr>
              <w:rPr>
                <w:rFonts w:eastAsia="Times New Roman"/>
              </w:rPr>
            </w:pPr>
            <w:hyperlink r:id="rId224" w:tooltip="v0.3" w:history="1">
              <w:r>
                <w:rPr>
                  <w:rStyle w:val="Hyperlink"/>
                  <w:rFonts w:eastAsia="Times New Roman"/>
                </w:rPr>
                <w:t>v0.3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22F754F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313E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3C78E9" w14:textId="77777777" w:rsidR="002938D7" w:rsidRDefault="002938D7">
            <w:pPr>
              <w:rPr>
                <w:rFonts w:eastAsia="Times New Roman"/>
              </w:rPr>
            </w:pPr>
            <w:hyperlink r:id="rId225" w:history="1">
              <w:r>
                <w:rPr>
                  <w:rStyle w:val="Hyperlink"/>
                  <w:rFonts w:eastAsia="Times New Roman"/>
                </w:rPr>
                <w:t>Epic-05</w:t>
              </w:r>
            </w:hyperlink>
          </w:p>
        </w:tc>
      </w:tr>
    </w:tbl>
    <w:p w14:paraId="05845FA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970C0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5659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A795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2893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9D81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699CB91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A57B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79AA7F" w14:textId="77777777" w:rsidR="002938D7" w:rsidRDefault="002938D7">
            <w:pPr>
              <w:rPr>
                <w:rFonts w:eastAsia="Times New Roman"/>
              </w:rPr>
            </w:pPr>
            <w:hyperlink r:id="rId22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8EA7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BF7949" w14:textId="77777777" w:rsidR="002938D7" w:rsidRDefault="002938D7">
            <w:pPr>
              <w:rPr>
                <w:rFonts w:eastAsia="Times New Roman"/>
              </w:rPr>
            </w:pPr>
            <w:hyperlink r:id="rId22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6AFAB9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7488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B6F9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8687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03E1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42509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996B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BA46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 </w:t>
            </w:r>
          </w:p>
        </w:tc>
      </w:tr>
      <w:tr w:rsidR="00000000" w14:paraId="046CD4A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FA56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E6E6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123E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E83C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4BEFF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25C9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BBA8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494B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E135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8B6CAA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60E3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FEF2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A053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9FC0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788755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D34A0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0AF4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6"/>
              <w:gridCol w:w="2599"/>
              <w:gridCol w:w="941"/>
              <w:gridCol w:w="1230"/>
              <w:gridCol w:w="1093"/>
            </w:tblGrid>
            <w:tr w:rsidR="00000000" w14:paraId="6BEA988A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451028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2DA963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6C2678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B0B20F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4FD13B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65BD09C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1EADB6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28" w:history="1">
                    <w:r>
                      <w:rPr>
                        <w:rStyle w:val="Hyperlink"/>
                        <w:rFonts w:eastAsia="Times New Roman"/>
                      </w:rPr>
                      <w:t>SCRUM-97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9EF95D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29" w:history="1">
                    <w:r>
                      <w:rPr>
                        <w:rStyle w:val="Hyperlink"/>
                        <w:rFonts w:eastAsia="Times New Roman"/>
                      </w:rPr>
                      <w:t>Implementar `GuionExcelReader.read() 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755603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159979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518713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9ED18C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02DD2B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0" w:history="1">
                    <w:r>
                      <w:rPr>
                        <w:rStyle w:val="Hyperlink"/>
                        <w:rFonts w:eastAsia="Times New Roman"/>
                      </w:rPr>
                      <w:t>SCRUM-98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8FA91A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1" w:history="1">
                    <w:r>
                      <w:rPr>
                        <w:rStyle w:val="Hyperlink"/>
                        <w:rFonts w:eastAsia="Times New Roman"/>
                      </w:rPr>
                      <w:t>Implementar detección automática de f...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FB16F5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509D3C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50EF58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2475419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7DC45A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2" w:history="1">
                    <w:r>
                      <w:rPr>
                        <w:rStyle w:val="Hyperlink"/>
                        <w:rFonts w:eastAsia="Times New Roman"/>
                      </w:rPr>
                      <w:t>SCRUM-99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86852A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3" w:history="1">
                    <w:r>
                      <w:rPr>
                        <w:rStyle w:val="Hyperlink"/>
                        <w:rFonts w:eastAsia="Times New Roman"/>
                      </w:rPr>
                      <w:t>Implementar `GuionData.unidad(n: int...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537EC1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D683DB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315554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EE3AA23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160F0B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4" w:history="1">
                    <w:r>
                      <w:rPr>
                        <w:rStyle w:val="Hyperlink"/>
                        <w:rFonts w:eastAsia="Times New Roman"/>
                      </w:rPr>
                      <w:t>SCRUM-100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EFEF67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5" w:history="1">
                    <w:r>
                      <w:rPr>
                        <w:rStyle w:val="Hyperlink"/>
                        <w:rFonts w:eastAsia="Times New Roman"/>
                      </w:rPr>
                      <w:t>Implementar limpieza de prefijos de i...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643161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6B353C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8A2214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2FCB37A5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F02D88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6" w:history="1">
                    <w:r>
                      <w:rPr>
                        <w:rStyle w:val="Hyperlink"/>
                        <w:rFonts w:eastAsia="Times New Roman"/>
                      </w:rPr>
                      <w:t>SCRUM-101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B39AEB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7" w:history="1">
                    <w:r>
                      <w:rPr>
                        <w:rStyle w:val="Hyperlink"/>
                        <w:rFonts w:eastAsia="Times New Roman"/>
                      </w:rPr>
                      <w:t>Implementar filtrado de URLs Shutters...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EF1D15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DF7FB0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D66E77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6EA0F891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222863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8" w:history="1">
                    <w:r>
                      <w:rPr>
                        <w:rStyle w:val="Hyperlink"/>
                        <w:rFonts w:eastAsia="Times New Roman"/>
                      </w:rPr>
                      <w:t>SCRUM-102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184AF1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39" w:history="1">
                    <w:r>
                      <w:rPr>
                        <w:rStyle w:val="Hyperlink"/>
                        <w:rFonts w:eastAsia="Times New Roman"/>
                      </w:rPr>
                      <w:t>Integrar `GuionExcelReader` en `orch...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A3D285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7428E6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F5D701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201AAEFD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06CBC1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40" w:history="1">
                    <w:r>
                      <w:rPr>
                        <w:rStyle w:val="Hyperlink"/>
                        <w:rFonts w:eastAsia="Times New Roman"/>
                      </w:rPr>
                      <w:t>SCRUM-103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678FAC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41" w:history="1">
                    <w:r>
                      <w:rPr>
                        <w:rStyle w:val="Hyperlink"/>
                        <w:rFonts w:eastAsia="Times New Roman"/>
                      </w:rPr>
                      <w:t>Escribir 26 tests con fixtures de Exc...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A3A5DA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C274E3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AF18F7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3AB7EE10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0036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01DD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A23C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538C8A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4666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D153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  <w:tr w:rsidR="00000000" w14:paraId="3ADFBDA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9CCD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8CAD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0|i0002v: </w:t>
            </w:r>
          </w:p>
        </w:tc>
      </w:tr>
    </w:tbl>
    <w:p w14:paraId="347A9E9C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6AA04F7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F238755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10BBE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315721B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1CCD547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7428A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que el sistema lea el Guion de módulo en formato Excel y use esa información para completar los textos de introducción del Front del Curso, las páginas de Material Fundamental con los vídeos y podcast correspondientes,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que los recursos multimedia queden cargados automátiucamente sin tener que copiar manualmente cada URL para insertarla en Canvas.</w:t>
            </w:r>
          </w:p>
          <w:p w14:paraId="5F505B9B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28D74158" w14:textId="77777777" w:rsidR="002938D7" w:rsidRDefault="002938D7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Lee la hoja 'Guion de módulo' del archivo Excel cargado por el analista.</w:t>
            </w:r>
          </w:p>
          <w:p w14:paraId="64F2A65B" w14:textId="77777777" w:rsidR="002938D7" w:rsidRDefault="002938D7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Extrae: video inicial (Vimeo), párrafo de inicio y párrafo de cierre del curso.</w:t>
            </w:r>
          </w:p>
          <w:p w14:paraId="4BE4E5A6" w14:textId="77777777" w:rsidR="002938D7" w:rsidRDefault="002938D7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Por cada unidad (1-4): </w:t>
            </w:r>
            <w:r>
              <w:rPr>
                <w:rFonts w:eastAsia="Times New Roman"/>
              </w:rPr>
              <w:t>video de introducción (URL), párrafo introductorio, podcast (SoundCloud URL) y video Vimeo de Material Fundamental.</w:t>
            </w:r>
          </w:p>
          <w:p w14:paraId="274ADD0F" w14:textId="77777777" w:rsidR="002938D7" w:rsidRDefault="002938D7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Limpia prefijos de instrucción como 'No diligencie en este campo...' y 'Solo diligencie si...'.</w:t>
            </w:r>
          </w:p>
          <w:p w14:paraId="7E0F546C" w14:textId="77777777" w:rsidR="002938D7" w:rsidRDefault="002938D7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Ignora URLs de Shutterstock (son imágenes de referencia, no recursos del aula).</w:t>
            </w:r>
          </w:p>
          <w:p w14:paraId="2D26BA7B" w14:textId="77777777" w:rsidR="002938D7" w:rsidRDefault="002938D7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Si el Excel no está disponible o no puede leerse, el sistema continúa el despliegue con advertencia (los campos quedan vacíos).</w:t>
            </w:r>
          </w:p>
        </w:tc>
      </w:tr>
    </w:tbl>
    <w:p w14:paraId="6A1EE167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A90AA22">
          <v:rect id="_x0000_i1457" style="width:468pt;height:9pt" o:hralign="center" o:hrstd="t" o:hr="t" fillcolor="#a0a0a0" stroked="f"/>
        </w:pict>
      </w:r>
    </w:p>
    <w:p w14:paraId="3DBA19BD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99A5F9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7A4207" w14:textId="77777777" w:rsidR="002938D7" w:rsidRDefault="002938D7">
            <w:pPr>
              <w:rPr>
                <w:rFonts w:eastAsia="Times New Roman"/>
              </w:rPr>
            </w:pPr>
            <w:hyperlink r:id="rId242" w:history="1">
              <w:r>
                <w:rPr>
                  <w:rStyle w:val="Hyperlink"/>
                  <w:rFonts w:eastAsia="Times New Roman"/>
                  <w:b/>
                  <w:bCs/>
                </w:rPr>
                <w:t>Epic-04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24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843BC4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ADBA821" wp14:editId="17CDC24C">
                  <wp:extent cx="152400" cy="152400"/>
                  <wp:effectExtent l="0" t="0" r="0" b="0"/>
                  <wp:docPr id="413" name="Picture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[SCRUM-15] </w:t>
            </w:r>
            <w:hyperlink r:id="rId244" w:history="1">
              <w:r>
                <w:rPr>
                  <w:rStyle w:val="Hyperlink"/>
                  <w:rFonts w:eastAsia="Times New Roman"/>
                </w:rPr>
                <w:t>HU-11: Monitoreo visual de estado (Barra de progreso) y botón Cancelación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21/May/26  Due: 08/May/26  Resolved: 08/May/26 </w:t>
            </w:r>
          </w:p>
        </w:tc>
      </w:tr>
      <w:tr w:rsidR="00000000" w14:paraId="31734C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52B4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E42B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FDD15E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5318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E81793" w14:textId="77777777" w:rsidR="002938D7" w:rsidRDefault="002938D7">
            <w:pPr>
              <w:rPr>
                <w:rFonts w:eastAsia="Times New Roman"/>
              </w:rPr>
            </w:pPr>
            <w:hyperlink r:id="rId24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30971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9D2A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70D7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41612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40B2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0872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8FEC9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C5E0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355B5C" w14:textId="77777777" w:rsidR="002938D7" w:rsidRDefault="002938D7">
            <w:pPr>
              <w:rPr>
                <w:rFonts w:eastAsia="Times New Roman"/>
              </w:rPr>
            </w:pPr>
            <w:hyperlink r:id="rId246" w:tooltip="v0.3" w:history="1">
              <w:r>
                <w:rPr>
                  <w:rStyle w:val="Hyperlink"/>
                  <w:rFonts w:eastAsia="Times New Roman"/>
                </w:rPr>
                <w:t>v0.3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41D70EF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95DD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51AFED" w14:textId="77777777" w:rsidR="002938D7" w:rsidRDefault="002938D7">
            <w:pPr>
              <w:rPr>
                <w:rFonts w:eastAsia="Times New Roman"/>
              </w:rPr>
            </w:pPr>
            <w:hyperlink r:id="rId247" w:history="1">
              <w:r>
                <w:rPr>
                  <w:rStyle w:val="Hyperlink"/>
                  <w:rFonts w:eastAsia="Times New Roman"/>
                </w:rPr>
                <w:t>Epic-04</w:t>
              </w:r>
            </w:hyperlink>
          </w:p>
        </w:tc>
      </w:tr>
    </w:tbl>
    <w:p w14:paraId="7266A4F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C5D2E0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D4C7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F511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B6AD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24E4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A55320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BB8E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43462E" w14:textId="77777777" w:rsidR="002938D7" w:rsidRDefault="002938D7">
            <w:pPr>
              <w:rPr>
                <w:rFonts w:eastAsia="Times New Roman"/>
              </w:rPr>
            </w:pPr>
            <w:hyperlink r:id="rId24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E824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D41C79" w14:textId="77777777" w:rsidR="002938D7" w:rsidRDefault="002938D7">
            <w:pPr>
              <w:rPr>
                <w:rFonts w:eastAsia="Times New Roman"/>
              </w:rPr>
            </w:pPr>
            <w:hyperlink r:id="rId24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1ECD6B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6E5D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F513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E94E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7021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ACFE60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9080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97EF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Backend, Frontend </w:t>
            </w:r>
          </w:p>
        </w:tc>
      </w:tr>
      <w:tr w:rsidR="00000000" w14:paraId="316AEF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B850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F1E3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ABBC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63B0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F265E3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7638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67BB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97BC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24A6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8F62F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F97A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D52A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CFEE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FE54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79951E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89B9B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E86E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7"/>
              <w:gridCol w:w="2752"/>
              <w:gridCol w:w="911"/>
              <w:gridCol w:w="1191"/>
              <w:gridCol w:w="1058"/>
            </w:tblGrid>
            <w:tr w:rsidR="00000000" w14:paraId="3EA7B24D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2E02A9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CCE3C6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EF0A7B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15FF9D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9FF9FF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6FF66803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26FF96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0" w:history="1">
                    <w:r>
                      <w:rPr>
                        <w:rStyle w:val="Hyperlink"/>
                        <w:rFonts w:eastAsia="Times New Roman"/>
                      </w:rPr>
                      <w:t>SCRUM-104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CC0D96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1" w:history="1">
                    <w:r>
                      <w:rPr>
                        <w:rStyle w:val="Hyperlink"/>
                        <w:rFonts w:eastAsia="Times New Roman"/>
                      </w:rPr>
                      <w:t>Extender `TaskManager.registrar()` pa...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D6172E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E82C98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79712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FACB37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B01378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2" w:history="1">
                    <w:r>
                      <w:rPr>
                        <w:rStyle w:val="Hyperlink"/>
                        <w:rFonts w:eastAsia="Times New Roman"/>
                      </w:rPr>
                      <w:t>SCRUM-105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8BCC475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3" w:history="1">
                    <w:r>
                      <w:rPr>
                        <w:rStyle w:val="Hyperlink"/>
                        <w:rFonts w:eastAsia="Times New Roman"/>
                      </w:rPr>
                      <w:t>Implementar `TaskManager.cancelar(ta...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CC9AB1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FB5BBD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9F323A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A701D34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F6E7DC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4" w:history="1">
                    <w:r>
                      <w:rPr>
                        <w:rStyle w:val="Hyperlink"/>
                        <w:rFonts w:eastAsia="Times New Roman"/>
                      </w:rPr>
                      <w:t>SCRUM-106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CDB298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5" w:history="1">
                    <w:r>
                      <w:rPr>
                        <w:rStyle w:val="Hyperlink"/>
                        <w:rFonts w:eastAsia="Times New Roman"/>
                      </w:rPr>
                      <w:t>Implementar endpoint `POST /api/v1/d...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ED6219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7D4C65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8C937D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6199CD65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A1D358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6" w:history="1">
                    <w:r>
                      <w:rPr>
                        <w:rStyle w:val="Hyperlink"/>
                        <w:rFonts w:eastAsia="Times New Roman"/>
                      </w:rPr>
                      <w:t>SCRUM-107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D9B232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7" w:history="1">
                    <w:r>
                      <w:rPr>
                        <w:rStyle w:val="Hyperlink"/>
                        <w:rFonts w:eastAsia="Times New Roman"/>
                      </w:rPr>
                      <w:t>Manejar `asyncio.CancelledError` en 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3A0885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09ACD5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DC45FB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544A96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4697F9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8" w:history="1">
                    <w:r>
                      <w:rPr>
                        <w:rStyle w:val="Hyperlink"/>
                        <w:rFonts w:eastAsia="Times New Roman"/>
                      </w:rPr>
                      <w:t>SCRUM-108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E4FE2C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59" w:history="1">
                    <w:r>
                      <w:rPr>
                        <w:rStyle w:val="Hyperlink"/>
                        <w:rFonts w:eastAsia="Times New Roman"/>
                      </w:rPr>
                      <w:t>Implementar `cancelDeploy(taskId)` 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9BAAA0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918C26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5E7B62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1E9E26A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622973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60" w:history="1">
                    <w:r>
                      <w:rPr>
                        <w:rStyle w:val="Hyperlink"/>
                        <w:rFonts w:eastAsia="Times New Roman"/>
                      </w:rPr>
                      <w:t>SCRUM-109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8104D4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61" w:history="1">
                    <w:r>
                      <w:rPr>
                        <w:rStyle w:val="Hyperlink"/>
                        <w:rFonts w:eastAsia="Times New Roman"/>
                      </w:rPr>
                      <w:t>Añadir estado `cancelando` y `confirm...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470B7D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34A7FD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C180E5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781D1561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49FBDB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62" w:history="1">
                    <w:r>
                      <w:rPr>
                        <w:rStyle w:val="Hyperlink"/>
                        <w:rFonts w:eastAsia="Times New Roman"/>
                      </w:rPr>
                      <w:t>SCRUM-110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F3D308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63" w:history="1">
                    <w:r>
                      <w:rPr>
                        <w:rStyle w:val="Hyperlink"/>
                        <w:rFonts w:eastAsia="Times New Roman"/>
                      </w:rPr>
                      <w:t>Mostrar botón 'Cancelar despliegue' s...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97C77C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70CC08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F41BDD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BB6BBD5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ECA2B7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64" w:history="1">
                    <w:r>
                      <w:rPr>
                        <w:rStyle w:val="Hyperlink"/>
                        <w:rFonts w:eastAsia="Times New Roman"/>
                      </w:rPr>
                      <w:t>SCRUM-111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CF340F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65" w:history="1">
                    <w:r>
                      <w:rPr>
                        <w:rStyle w:val="Hyperlink"/>
                        <w:rFonts w:eastAsia="Times New Roman"/>
                      </w:rPr>
                      <w:t>Implementar diálogo de confirmación c...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B10F6F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4DE248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92C835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E8B64A5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C50821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66" w:history="1">
                    <w:r>
                      <w:rPr>
                        <w:rStyle w:val="Hyperlink"/>
                        <w:rFonts w:eastAsia="Times New Roman"/>
                      </w:rPr>
                      <w:t>SCRUM-112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79B908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67" w:history="1">
                    <w:r>
                      <w:rPr>
                        <w:rStyle w:val="Hyperlink"/>
                        <w:rFonts w:eastAsia="Times New Roman"/>
                      </w:rPr>
                      <w:t>Aplicar color naranja al log y al bad...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604AC1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C49C8E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5AD907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04A0D1C1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3BAAA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A395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99E6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2141F1E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0E52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7C51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  <w:tr w:rsidR="00000000" w14:paraId="09E2CC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E9EF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8C5D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0|i00033: </w:t>
            </w:r>
          </w:p>
        </w:tc>
      </w:tr>
    </w:tbl>
    <w:p w14:paraId="5CD1D911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52B28A3B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9813611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D0422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66DD55F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31BC6B3E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F727B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ver el progreso del despliegue en tiempo real y poder cancelarlo si lo necesito,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tener control sobre el proceso sin tener que esperar a que termine si surge algún error o sea necesario parar.</w:t>
            </w:r>
          </w:p>
          <w:p w14:paraId="25F7B1C6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2A6BD1A5" w14:textId="77777777" w:rsidR="002938D7" w:rsidRDefault="002938D7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Barra de progreso con 5 pasos numerados, porcentaje visible y etiqueta del paso actual.</w:t>
            </w:r>
          </w:p>
          <w:p w14:paraId="0556832F" w14:textId="77777777" w:rsidR="002938D7" w:rsidRDefault="002938D7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Log de eventos en tiempo real con formato de terminal (fondo oscuro, fuente monoespaciada).</w:t>
            </w:r>
          </w:p>
          <w:p w14:paraId="62F34630" w14:textId="77777777" w:rsidR="002938D7" w:rsidRDefault="002938D7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Botón 'Cancelar despliegue' visible y habilitado únicamente mientras el proceso está activo.</w:t>
            </w:r>
          </w:p>
          <w:p w14:paraId="29D88E68" w14:textId="77777777" w:rsidR="002938D7" w:rsidRDefault="002938D7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 hacer clic en cancelar, aparece un diálogo de confirmación antes de ejecutar la cancelación.</w:t>
            </w:r>
          </w:p>
          <w:p w14:paraId="73DC05FE" w14:textId="77777777" w:rsidR="002938D7" w:rsidRDefault="002938D7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Tras confirmar: el sistema detiene el proceso en la siguiente operación.</w:t>
            </w:r>
          </w:p>
          <w:p w14:paraId="5ADED5C9" w14:textId="77777777" w:rsidR="002938D7" w:rsidRDefault="002938D7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Los archivos ya subidos a Canvas permanecen aunque se cancele el despliegue.</w:t>
            </w:r>
          </w:p>
        </w:tc>
      </w:tr>
    </w:tbl>
    <w:p w14:paraId="246B009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BA39BF3">
          <v:rect id="_x0000_i1458" style="width:468pt;height:9pt" o:hralign="center" o:hrstd="t" o:hr="t" fillcolor="#a0a0a0" stroked="f"/>
        </w:pict>
      </w:r>
    </w:p>
    <w:p w14:paraId="38027D3E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6ED57F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8B8BF0" w14:textId="77777777" w:rsidR="002938D7" w:rsidRDefault="002938D7">
            <w:pPr>
              <w:rPr>
                <w:rFonts w:eastAsia="Times New Roman"/>
              </w:rPr>
            </w:pPr>
            <w:hyperlink r:id="rId268" w:history="1">
              <w:r>
                <w:rPr>
                  <w:rStyle w:val="Hyperlink"/>
                  <w:rFonts w:eastAsia="Times New Roman"/>
                  <w:b/>
                  <w:bCs/>
                </w:rPr>
                <w:t>Epic-06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26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E845CEA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EA297E9" wp14:editId="1EAAAF4C">
                  <wp:extent cx="152400" cy="152400"/>
                  <wp:effectExtent l="0" t="0" r="0" b="0"/>
                  <wp:docPr id="412" name="Picture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[SCRUM-17] </w:t>
            </w:r>
            <w:hyperlink r:id="rId270" w:history="1">
              <w:r>
                <w:rPr>
                  <w:rStyle w:val="Hyperlink"/>
                  <w:rFonts w:eastAsia="Times New Roman"/>
                </w:rPr>
                <w:t>HU-13: Benchmark de procesamiento y medición de tiempos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16/May/26  Due: 21/May/26  Resolved: 16/May/26 </w:t>
            </w:r>
          </w:p>
        </w:tc>
      </w:tr>
      <w:tr w:rsidR="00000000" w14:paraId="16FD28E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54B2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5326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08515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1623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58A37F" w14:textId="77777777" w:rsidR="002938D7" w:rsidRDefault="002938D7">
            <w:pPr>
              <w:rPr>
                <w:rFonts w:eastAsia="Times New Roman"/>
              </w:rPr>
            </w:pPr>
            <w:hyperlink r:id="rId27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4868F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A066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77F1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91BF2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4BDB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3743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E6C1E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3002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EE56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EDB59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DF3D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8C070" w14:textId="77777777" w:rsidR="002938D7" w:rsidRDefault="002938D7">
            <w:pPr>
              <w:rPr>
                <w:rFonts w:eastAsia="Times New Roman"/>
              </w:rPr>
            </w:pPr>
            <w:hyperlink r:id="rId272" w:history="1">
              <w:r>
                <w:rPr>
                  <w:rStyle w:val="Hyperlink"/>
                  <w:rFonts w:eastAsia="Times New Roman"/>
                </w:rPr>
                <w:t>Epic-06</w:t>
              </w:r>
            </w:hyperlink>
          </w:p>
        </w:tc>
      </w:tr>
    </w:tbl>
    <w:p w14:paraId="600F55D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2F485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5D2E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D3F8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F1A1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D6BB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53E8B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ACE3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9F9D0E" w14:textId="77777777" w:rsidR="002938D7" w:rsidRDefault="002938D7">
            <w:pPr>
              <w:rPr>
                <w:rFonts w:eastAsia="Times New Roman"/>
              </w:rPr>
            </w:pPr>
            <w:hyperlink r:id="rId27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5904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1B9561" w14:textId="77777777" w:rsidR="002938D7" w:rsidRDefault="002938D7">
            <w:pPr>
              <w:rPr>
                <w:rFonts w:eastAsia="Times New Roman"/>
              </w:rPr>
            </w:pPr>
            <w:hyperlink r:id="rId27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0CC45C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8B97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3A73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5E55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FA84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EDAF5C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24FE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411B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Backend, Frontend </w:t>
            </w:r>
          </w:p>
        </w:tc>
      </w:tr>
      <w:tr w:rsidR="00000000" w14:paraId="000A47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1390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95F4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D8C0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5FDF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BD89F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6FD9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F455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778A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03CC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CD79B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7816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FD62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BEFE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45DA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67EC66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6D88D2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8F44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5"/>
              <w:gridCol w:w="2133"/>
              <w:gridCol w:w="1032"/>
              <w:gridCol w:w="1350"/>
              <w:gridCol w:w="1199"/>
            </w:tblGrid>
            <w:tr w:rsidR="00000000" w14:paraId="798AB96D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B511F5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22BEC4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A15197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67DEB3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7B5EE7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64892791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9F87525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75" w:history="1">
                    <w:r>
                      <w:rPr>
                        <w:rStyle w:val="Hyperlink"/>
                        <w:rFonts w:eastAsia="Times New Roman"/>
                      </w:rPr>
                      <w:t>SCRUM-131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BB2F1A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76" w:history="1">
                    <w:r>
                      <w:rPr>
                        <w:rStyle w:val="Hyperlink"/>
                        <w:rFonts w:eastAsia="Times New Roman"/>
                      </w:rPr>
                      <w:t>Implementar endpoint `POST /api/v1/be...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EE162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AD562C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73B99D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6233F82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CBFBF7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77" w:history="1">
                    <w:r>
                      <w:rPr>
                        <w:rStyle w:val="Hyperlink"/>
                        <w:rFonts w:eastAsia="Times New Roman"/>
                      </w:rPr>
                      <w:t>SCRUM-132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3201CC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78" w:history="1">
                    <w:r>
                      <w:rPr>
                        <w:rStyle w:val="Hyperlink"/>
                        <w:rFonts w:eastAsia="Times New Roman"/>
                      </w:rPr>
                      <w:t>Medir tiempos con `time.perf_counter(...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1FBF5B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A0DA8D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91357F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F36489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148135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79" w:history="1">
                    <w:r>
                      <w:rPr>
                        <w:rStyle w:val="Hyperlink"/>
                        <w:rFonts w:eastAsia="Times New Roman"/>
                      </w:rPr>
                      <w:t>SCRUM-133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51B353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80" w:history="1">
                    <w:r>
                      <w:rPr>
                        <w:rStyle w:val="Hyperlink"/>
                        <w:rFonts w:eastAsia="Times New Roman"/>
                      </w:rPr>
                      <w:t>Retornar JSON con: `etapas: [{nombre,...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FD570C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A55189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D9CB0C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6FEB5B7E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08B863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81" w:history="1">
                    <w:r>
                      <w:rPr>
                        <w:rStyle w:val="Hyperlink"/>
                        <w:rFonts w:eastAsia="Times New Roman"/>
                      </w:rPr>
                      <w:t>SCRUM-134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3A9097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82" w:history="1">
                    <w:r>
                      <w:rPr>
                        <w:rStyle w:val="Hyperlink"/>
                        <w:rFonts w:eastAsia="Times New Roman"/>
                      </w:rPr>
                      <w:t>Crear página `BenchmarkPage.tsx` con 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6DD865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B772BC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5D6E3B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7DEC628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321D375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83" w:history="1">
                    <w:r>
                      <w:rPr>
                        <w:rStyle w:val="Hyperlink"/>
                        <w:rFonts w:eastAsia="Times New Roman"/>
                      </w:rPr>
                      <w:t>SCRUM-135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3B9EB8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84" w:history="1">
                    <w:r>
                      <w:rPr>
                        <w:rStyle w:val="Hyperlink"/>
                        <w:rFonts w:eastAsia="Times New Roman"/>
                      </w:rPr>
                      <w:t>Implementar barra de comparación visu...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E8D3A1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FB3A7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2FF79B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2381BF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08DA09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85" w:history="1">
                    <w:r>
                      <w:rPr>
                        <w:rStyle w:val="Hyperlink"/>
                        <w:rFonts w:eastAsia="Times New Roman"/>
                      </w:rPr>
                      <w:t>SCRUM-136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45704A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86" w:history="1">
                    <w:r>
                      <w:rPr>
                        <w:rStyle w:val="Hyperlink"/>
                        <w:rFonts w:eastAsia="Times New Roman"/>
                      </w:rPr>
                      <w:t>Implementar bloque 'Datos para el doc...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959F98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BC72DE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338B9A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EAD4D42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D9648D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87" w:history="1">
                    <w:r>
                      <w:rPr>
                        <w:rStyle w:val="Hyperlink"/>
                        <w:rFonts w:eastAsia="Times New Roman"/>
                      </w:rPr>
                      <w:t>SCRUM-137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97660F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88" w:history="1">
                    <w:r>
                      <w:rPr>
                        <w:rStyle w:val="Hyperlink"/>
                        <w:rFonts w:eastAsia="Times New Roman"/>
                      </w:rPr>
                      <w:t>Agregar ruta `/benchmark` en el route...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D71C46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089A9B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C40D80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29798B0F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F556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AAD3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8D1F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761430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110F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7E58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  <w:tr w:rsidR="00000000" w14:paraId="6E0F7D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93DB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693B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0|i0003j: </w:t>
            </w:r>
          </w:p>
        </w:tc>
      </w:tr>
    </w:tbl>
    <w:p w14:paraId="635E7B08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59D614A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AA2DA04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492AB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4E3B041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C9EAE71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D4FB5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ejecutar una medición de rendimiento del pipeline local y ver una comparación visual contra el proceso manual,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documentar objetivamente el ahorro de tiempo que produce el sistema y contar con datos cuantifivables.</w:t>
            </w:r>
          </w:p>
          <w:p w14:paraId="04179F09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193CCC4D" w14:textId="77777777" w:rsidR="002938D7" w:rsidRDefault="002938D7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benchmark ejecuta el pipeline completo sin realizar ninguna llamada a Canvas.</w:t>
            </w:r>
          </w:p>
          <w:p w14:paraId="4C766A02" w14:textId="77777777" w:rsidR="002938D7" w:rsidRDefault="002938D7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Mide por separado el tiempo de: extracción del ZIP, normalización de archivos, detección de SCORM y lectura del Excel del guion.</w:t>
            </w:r>
          </w:p>
          <w:p w14:paraId="75CDA5DD" w14:textId="77777777" w:rsidR="002938D7" w:rsidRDefault="002938D7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Muestra el tiempo de cada etapa en milisegundos (&lt; 1 s) o segundos (&gt; 1 s) según su duración.</w:t>
            </w:r>
          </w:p>
          <w:p w14:paraId="6D611900" w14:textId="77777777" w:rsidR="002938D7" w:rsidRDefault="002938D7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Incluye una barra de comparación visual contra el proceso manual (referencia: 240 minutos = 14,400 s).</w:t>
            </w:r>
          </w:p>
          <w:p w14:paraId="41090FCF" w14:textId="77777777" w:rsidR="002938D7" w:rsidRDefault="002938D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El bloque 'Datos para </w:t>
            </w:r>
            <w:r>
              <w:rPr>
                <w:rFonts w:eastAsia="Times New Roman"/>
              </w:rPr>
              <w:t>el documento de práctica' muestra los resultados en formato listo para copiar.</w:t>
            </w:r>
          </w:p>
          <w:p w14:paraId="13B046F4" w14:textId="77777777" w:rsidR="002938D7" w:rsidRDefault="002938D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Acepta ZIP y, opcionalmente, Excel del guion como archivos de entrada.</w:t>
            </w:r>
          </w:p>
        </w:tc>
      </w:tr>
    </w:tbl>
    <w:p w14:paraId="1E9720E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513AE6F">
          <v:rect id="_x0000_i1459" style="width:468pt;height:9pt" o:hralign="center" o:hrstd="t" o:hr="t" fillcolor="#a0a0a0" stroked="f"/>
        </w:pict>
      </w:r>
    </w:p>
    <w:p w14:paraId="26D647DD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D32649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8FAC20" w14:textId="77777777" w:rsidR="002938D7" w:rsidRDefault="002938D7">
            <w:pPr>
              <w:rPr>
                <w:rFonts w:eastAsia="Times New Roman"/>
              </w:rPr>
            </w:pPr>
            <w:hyperlink r:id="rId289" w:history="1">
              <w:r>
                <w:rPr>
                  <w:rStyle w:val="Hyperlink"/>
                  <w:rFonts w:eastAsia="Times New Roman"/>
                  <w:b/>
                  <w:bCs/>
                </w:rPr>
                <w:t>Epic-06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290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3CAFBFF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F17982A" wp14:editId="373553CE">
                  <wp:extent cx="152400" cy="152400"/>
                  <wp:effectExtent l="0" t="0" r="0" b="0"/>
                  <wp:docPr id="411" name="Picture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[SCRUM-18] </w:t>
            </w:r>
            <w:hyperlink r:id="rId291" w:history="1">
              <w:r>
                <w:rPr>
                  <w:rStyle w:val="Hyperlink"/>
                  <w:rFonts w:eastAsia="Times New Roman"/>
                </w:rPr>
                <w:t>HU-14: Verificación de enlaces rotos y mensaje de confirmación de éxito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20/May/26  Due: 25/May/26  Resolved: 20/May/26 </w:t>
            </w:r>
          </w:p>
        </w:tc>
      </w:tr>
      <w:tr w:rsidR="00000000" w14:paraId="6069B12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48DD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57F5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99C6D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BD47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75E60" w14:textId="77777777" w:rsidR="002938D7" w:rsidRDefault="002938D7">
            <w:pPr>
              <w:rPr>
                <w:rFonts w:eastAsia="Times New Roman"/>
              </w:rPr>
            </w:pPr>
            <w:hyperlink r:id="rId292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BCFEE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1EE5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5D4F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9F7B2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F0D4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231C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7FB68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C57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329E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CB27D4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D234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3F692B" w14:textId="77777777" w:rsidR="002938D7" w:rsidRDefault="002938D7">
            <w:pPr>
              <w:rPr>
                <w:rFonts w:eastAsia="Times New Roman"/>
              </w:rPr>
            </w:pPr>
            <w:hyperlink r:id="rId293" w:history="1">
              <w:r>
                <w:rPr>
                  <w:rStyle w:val="Hyperlink"/>
                  <w:rFonts w:eastAsia="Times New Roman"/>
                </w:rPr>
                <w:t>Epic-06</w:t>
              </w:r>
            </w:hyperlink>
          </w:p>
        </w:tc>
      </w:tr>
    </w:tbl>
    <w:p w14:paraId="767CBA6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0CA3E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08B2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C130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7175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A76B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472F5B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C052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3A8E10" w14:textId="77777777" w:rsidR="002938D7" w:rsidRDefault="002938D7">
            <w:pPr>
              <w:rPr>
                <w:rFonts w:eastAsia="Times New Roman"/>
              </w:rPr>
            </w:pPr>
            <w:hyperlink r:id="rId29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68E3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F5A108" w14:textId="77777777" w:rsidR="002938D7" w:rsidRDefault="002938D7">
            <w:pPr>
              <w:rPr>
                <w:rFonts w:eastAsia="Times New Roman"/>
              </w:rPr>
            </w:pPr>
            <w:hyperlink r:id="rId29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0ACECE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D985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EC01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F69F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5A5D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7D731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DADC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5548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 </w:t>
            </w:r>
          </w:p>
        </w:tc>
      </w:tr>
      <w:tr w:rsidR="00000000" w14:paraId="700A438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8273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9F82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59F0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73C9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119123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CE8F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5B77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0BC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0D4B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ABD76E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DD34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2F4A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36B6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1341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187316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873FF4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7FA3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6"/>
              <w:gridCol w:w="2754"/>
              <w:gridCol w:w="910"/>
              <w:gridCol w:w="1191"/>
              <w:gridCol w:w="1058"/>
            </w:tblGrid>
            <w:tr w:rsidR="00000000" w14:paraId="3BCE789E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DBE7F3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023860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DDA5A1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CC00FF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F31FD4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5301763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AF6078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96" w:history="1">
                    <w:r>
                      <w:rPr>
                        <w:rStyle w:val="Hyperlink"/>
                        <w:rFonts w:eastAsia="Times New Roman"/>
                      </w:rPr>
                      <w:t>SCRUM-138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B8CE1B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97" w:history="1">
                    <w:r>
                      <w:rPr>
                        <w:rStyle w:val="Hyperlink"/>
                        <w:rFonts w:eastAsia="Times New Roman"/>
                      </w:rPr>
                      <w:t>Implementar `FileRepository._subir_co...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6BB677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E7D3F7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5F855D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19786A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A1FF70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98" w:history="1">
                    <w:r>
                      <w:rPr>
                        <w:rStyle w:val="Hyperlink"/>
                        <w:rFonts w:eastAsia="Times New Roman"/>
                      </w:rPr>
                      <w:t>SCRUM-139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75602A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299" w:history="1">
                    <w:r>
                      <w:rPr>
                        <w:rStyle w:val="Hyperlink"/>
                        <w:rFonts w:eastAsia="Times New Roman"/>
                      </w:rPr>
                      <w:t>Clasificar errores: `httpx.TimeoutExc...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9B13CA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F70A70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FC4F27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1AE10EF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D161F1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00" w:history="1">
                    <w:r>
                      <w:rPr>
                        <w:rStyle w:val="Hyperlink"/>
                        <w:rFonts w:eastAsia="Times New Roman"/>
                      </w:rPr>
                      <w:t>SCRUM-140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4B4A94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01" w:history="1">
                    <w:r>
                      <w:rPr>
                        <w:rStyle w:val="Hyperlink"/>
                        <w:rFonts w:eastAsia="Times New Roman"/>
                      </w:rPr>
                      <w:t>Registrar cada intento fallido con `l...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1CFC76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B2277A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455912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5061167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DCC683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02" w:history="1">
                    <w:r>
                      <w:rPr>
                        <w:rStyle w:val="Hyperlink"/>
                        <w:rFonts w:eastAsia="Times New Roman"/>
                      </w:rPr>
                      <w:t>SCRUM-141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5C77D3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03" w:history="1">
                    <w:r>
                      <w:rPr>
                        <w:rStyle w:val="Hyperlink"/>
                        <w:rFonts w:eastAsia="Times New Roman"/>
                      </w:rPr>
                      <w:t>Añadir `fallidos: list[str]` a `Uploa...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11C9D3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1C95F0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54FE4B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CC2E7E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4D67CD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04" w:history="1">
                    <w:r>
                      <w:rPr>
                        <w:rStyle w:val="Hyperlink"/>
                        <w:rFonts w:eastAsia="Times New Roman"/>
                      </w:rPr>
                      <w:t>SCRUM-142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3808845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05" w:history="1">
                    <w:r>
                      <w:rPr>
                        <w:rStyle w:val="Hyperlink"/>
                        <w:rFonts w:eastAsia="Times New Roman"/>
                      </w:rPr>
                      <w:t>Test: archivo exitoso en primer inte...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4F8871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D62ACB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D89710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7EAA4D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C46424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06" w:history="1">
                    <w:r>
                      <w:rPr>
                        <w:rStyle w:val="Hyperlink"/>
                        <w:rFonts w:eastAsia="Times New Roman"/>
                      </w:rPr>
                      <w:t>SCRUM-143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E69B00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07" w:history="1">
                    <w:r>
                      <w:rPr>
                        <w:rStyle w:val="Hyperlink"/>
                        <w:rFonts w:eastAsia="Times New Roman"/>
                      </w:rPr>
                      <w:t>Test: archivo con 1 fallo y éxito en...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793D22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CF18CB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9B10A7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6ACEFE8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FC17A8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08" w:history="1">
                    <w:r>
                      <w:rPr>
                        <w:rStyle w:val="Hyperlink"/>
                        <w:rFonts w:eastAsia="Times New Roman"/>
                      </w:rPr>
                      <w:t>SCRUM-144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C868B5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09" w:history="1">
                    <w:r>
                      <w:rPr>
                        <w:rStyle w:val="Hyperlink"/>
                        <w:rFonts w:eastAsia="Times New Roman"/>
                      </w:rPr>
                      <w:t>Test: archivo con 3 fallos consecutiv...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09D9EC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9E19F1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FA060C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737C73D1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FB3F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1525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49B0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4DD546E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AF7B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2DD8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  <w:tr w:rsidR="00000000" w14:paraId="29CEB04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0D32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49EB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0|i0003r: </w:t>
            </w:r>
          </w:p>
        </w:tc>
      </w:tr>
    </w:tbl>
    <w:p w14:paraId="794D525B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7660A5B2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65D609A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74FAB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4C1976B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1B041BEA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AEA84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que la aplicación reintente automáticamente la subida de archivos que fallen por errores de red o respuestas temporales de Canvas,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que problemas transitorios de conectividad no interrumpan ni anulen un despliegue completo, especialmente cuando se suben decenas de archivos.</w:t>
            </w:r>
          </w:p>
          <w:p w14:paraId="0663B388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39EB1943" w14:textId="77777777" w:rsidR="002938D7" w:rsidRDefault="002938D7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Cada archivo tiene un máximo de 3 intentos de subida antes de marcarse como fallido.</w:t>
            </w:r>
          </w:p>
          <w:p w14:paraId="0B34E34E" w14:textId="77777777" w:rsidR="002938D7" w:rsidRDefault="002938D7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Entre cada intento fallido hay una pausa fija de 2 segundos (backoff estático).</w:t>
            </w:r>
          </w:p>
          <w:p w14:paraId="0700D126" w14:textId="77777777" w:rsidR="002938D7" w:rsidRDefault="002938D7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un archivo falla </w:t>
            </w:r>
            <w:r>
              <w:rPr>
                <w:rFonts w:eastAsia="Times New Roman"/>
              </w:rPr>
              <w:t>los 3 intentos, se agrega a `UploadSummary.fallidos` y el proceso continúa con el siguiente archivo.</w:t>
            </w:r>
          </w:p>
          <w:p w14:paraId="45645FEB" w14:textId="77777777" w:rsidR="002938D7" w:rsidRDefault="002938D7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Los archivos fallidos se registran en el log con su ruta relativa para diagnóstico del analista.</w:t>
            </w:r>
          </w:p>
          <w:p w14:paraId="36C08E4B" w14:textId="77777777" w:rsidR="002938D7" w:rsidRDefault="002938D7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`UploadSummary` final diferencia claramente exitosos de fallidos con sus conteos.</w:t>
            </w:r>
          </w:p>
          <w:p w14:paraId="141F9782" w14:textId="77777777" w:rsidR="002938D7" w:rsidRDefault="002938D7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Los errores de red (timeout, 5xx de Canvas) activan el reintento; los errores 4xx (400, 404) no.</w:t>
            </w:r>
          </w:p>
        </w:tc>
      </w:tr>
    </w:tbl>
    <w:p w14:paraId="07AF90A4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3DCE9CB">
          <v:rect id="_x0000_i1460" style="width:468pt;height:9pt" o:hralign="center" o:hrstd="t" o:hr="t" fillcolor="#a0a0a0" stroked="f"/>
        </w:pict>
      </w:r>
    </w:p>
    <w:p w14:paraId="754C92A1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CA582C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A22D64" w14:textId="77777777" w:rsidR="002938D7" w:rsidRDefault="002938D7">
            <w:pPr>
              <w:rPr>
                <w:rFonts w:eastAsia="Times New Roman"/>
              </w:rPr>
            </w:pPr>
            <w:hyperlink r:id="rId310" w:history="1">
              <w:r>
                <w:rPr>
                  <w:rStyle w:val="Hyperlink"/>
                  <w:rFonts w:eastAsia="Times New Roman"/>
                  <w:b/>
                  <w:bCs/>
                </w:rPr>
                <w:t>Epic-06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31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9B4156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D01D010" wp14:editId="6997BBF1">
                  <wp:extent cx="152400" cy="152400"/>
                  <wp:effectExtent l="0" t="0" r="0" b="0"/>
                  <wp:docPr id="410" name="Picture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[SCRUM-19] </w:t>
            </w:r>
            <w:hyperlink r:id="rId312" w:history="1">
              <w:r>
                <w:rPr>
                  <w:rStyle w:val="Hyperlink"/>
                  <w:rFonts w:eastAsia="Times New Roman"/>
                </w:rPr>
                <w:t>HU-15: Generación y descarga de reporte histórico de operación en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03/May/26  Updated: 20/May/26  Due: 25/May/26  Resolved: 20/May/26 </w:t>
            </w:r>
          </w:p>
        </w:tc>
      </w:tr>
      <w:tr w:rsidR="00000000" w14:paraId="2627B6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970A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70F9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BB5F3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9F4B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335E4F" w14:textId="77777777" w:rsidR="002938D7" w:rsidRDefault="002938D7">
            <w:pPr>
              <w:rPr>
                <w:rFonts w:eastAsia="Times New Roman"/>
              </w:rPr>
            </w:pPr>
            <w:hyperlink r:id="rId31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1D8DA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46EC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D921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D6A77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43A0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645D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7B498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70EE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7FDF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BB2F5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386C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A19A8D" w14:textId="77777777" w:rsidR="002938D7" w:rsidRDefault="002938D7">
            <w:pPr>
              <w:rPr>
                <w:rFonts w:eastAsia="Times New Roman"/>
              </w:rPr>
            </w:pPr>
            <w:hyperlink r:id="rId314" w:history="1">
              <w:r>
                <w:rPr>
                  <w:rStyle w:val="Hyperlink"/>
                  <w:rFonts w:eastAsia="Times New Roman"/>
                </w:rPr>
                <w:t>Epic-06</w:t>
              </w:r>
            </w:hyperlink>
          </w:p>
        </w:tc>
      </w:tr>
    </w:tbl>
    <w:p w14:paraId="3B8501B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603943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A0A5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0C14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6930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8B7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F0856A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5931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C75F2E" w14:textId="77777777" w:rsidR="002938D7" w:rsidRDefault="002938D7">
            <w:pPr>
              <w:rPr>
                <w:rFonts w:eastAsia="Times New Roman"/>
              </w:rPr>
            </w:pPr>
            <w:hyperlink r:id="rId31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9B29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93D969" w14:textId="77777777" w:rsidR="002938D7" w:rsidRDefault="002938D7">
            <w:pPr>
              <w:rPr>
                <w:rFonts w:eastAsia="Times New Roman"/>
              </w:rPr>
            </w:pPr>
            <w:hyperlink r:id="rId31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75BF3C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F21A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E680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D74B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7B0D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628B37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86D1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0F89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Backend, Frontend </w:t>
            </w:r>
          </w:p>
        </w:tc>
      </w:tr>
      <w:tr w:rsidR="00000000" w14:paraId="26EF11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7976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D666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179F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492A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134798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7439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D791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E667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2E45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9BB76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2735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3360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1920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F95E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7D0163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D301AA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F1C5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64"/>
              <w:gridCol w:w="2514"/>
              <w:gridCol w:w="957"/>
              <w:gridCol w:w="1252"/>
              <w:gridCol w:w="1112"/>
            </w:tblGrid>
            <w:tr w:rsidR="00000000" w14:paraId="7BF3F35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281C3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FCF0AC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4DE236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9000FF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271346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3A3805C4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8CB12C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17" w:history="1">
                    <w:r>
                      <w:rPr>
                        <w:rStyle w:val="Hyperlink"/>
                        <w:rFonts w:eastAsia="Times New Roman"/>
                      </w:rPr>
                      <w:t>SCRUM-122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19BD208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18" w:history="1">
                    <w:r>
                      <w:rPr>
                        <w:rStyle w:val="Hyperlink"/>
                        <w:rFonts w:eastAsia="Times New Roman"/>
                      </w:rPr>
                      <w:t>Definir interfaz `IAuditRepository` 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1D534C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B5789A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84856D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02C53DD7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242089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19" w:history="1">
                    <w:r>
                      <w:rPr>
                        <w:rStyle w:val="Hyperlink"/>
                        <w:rFonts w:eastAsia="Times New Roman"/>
                      </w:rPr>
                      <w:t>SCRUM-123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517C2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20" w:history="1">
                    <w:r>
                      <w:rPr>
                        <w:rStyle w:val="Hyperlink"/>
                        <w:rFonts w:eastAsia="Times New Roman"/>
                      </w:rPr>
                      <w:t>Definir `AuditEntry` value object en 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313B29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5B711F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B38F2B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21EC7A1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3E21A4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21" w:history="1">
                    <w:r>
                      <w:rPr>
                        <w:rStyle w:val="Hyperlink"/>
                        <w:rFonts w:eastAsia="Times New Roman"/>
                      </w:rPr>
                      <w:t>SCRUM-124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416DFF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22" w:history="1">
                    <w:r>
                      <w:rPr>
                        <w:rStyle w:val="Hyperlink"/>
                        <w:rFonts w:eastAsia="Times New Roman"/>
                      </w:rPr>
                      <w:t>Implementar `SQLiteAuditRepository` 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C9B3D8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A95523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D7FFBD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55CE5F3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8146CD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23" w:history="1">
                    <w:r>
                      <w:rPr>
                        <w:rStyle w:val="Hyperlink"/>
                        <w:rFonts w:eastAsia="Times New Roman"/>
                      </w:rPr>
                      <w:t>SCRUM-125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29F6B1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24" w:history="1">
                    <w:r>
                      <w:rPr>
                        <w:rStyle w:val="Hyperlink"/>
                        <w:rFonts w:eastAsia="Times New Roman"/>
                      </w:rPr>
                      <w:t>Integrar el registro de auditoría en 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8DB163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7EEECF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4052B5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44B7327F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7EE755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25" w:history="1">
                    <w:r>
                      <w:rPr>
                        <w:rStyle w:val="Hyperlink"/>
                        <w:rFonts w:eastAsia="Times New Roman"/>
                      </w:rPr>
                      <w:t>SCRUM-126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218712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26" w:history="1">
                    <w:r>
                      <w:rPr>
                        <w:rStyle w:val="Hyperlink"/>
                        <w:rFonts w:eastAsia="Times New Roman"/>
                      </w:rPr>
                      <w:t>Implementar `GET /api/v1/audit` con q...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EBAE51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2F3E5C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1C3844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CA814E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31918A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27" w:history="1">
                    <w:r>
                      <w:rPr>
                        <w:rStyle w:val="Hyperlink"/>
                        <w:rFonts w:eastAsia="Times New Roman"/>
                      </w:rPr>
                      <w:t>SCRUM-127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4D328A4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28" w:history="1">
                    <w:r>
                      <w:rPr>
                        <w:rStyle w:val="Hyperlink"/>
                        <w:rFonts w:eastAsia="Times New Roman"/>
                      </w:rPr>
                      <w:t>Implementar `GET /api/v1/audit/expor...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3CAE5F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9E5B62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C8B076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3DEA27FD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7376A0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29" w:history="1">
                    <w:r>
                      <w:rPr>
                        <w:rStyle w:val="Hyperlink"/>
                        <w:rFonts w:eastAsia="Times New Roman"/>
                      </w:rPr>
                      <w:t>SCRUM-128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3EBE65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30" w:history="1">
                    <w:r>
                      <w:rPr>
                        <w:rStyle w:val="Hyperlink"/>
                        <w:rFonts w:eastAsia="Times New Roman"/>
                      </w:rPr>
                      <w:t>Crear página `AuditPage.tsx` con tab...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BF04FE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D352E0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C337A5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1CA1945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B0CE575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31" w:history="1">
                    <w:r>
                      <w:rPr>
                        <w:rStyle w:val="Hyperlink"/>
                        <w:rFonts w:eastAsia="Times New Roman"/>
                      </w:rPr>
                      <w:t>SCRUM-129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8CB9D7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32" w:history="1">
                    <w:r>
                      <w:rPr>
                        <w:rStyle w:val="Hyperlink"/>
                        <w:rFonts w:eastAsia="Times New Roman"/>
                      </w:rPr>
                      <w:t>Llamar a `GET /api/v1/audit/export` 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664772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73D0C3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C0A27B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55331C2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DC545D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33" w:history="1">
                    <w:r>
                      <w:rPr>
                        <w:rStyle w:val="Hyperlink"/>
                        <w:rFonts w:eastAsia="Times New Roman"/>
                      </w:rPr>
                      <w:t>SCRUM-130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41540B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334" w:history="1">
                    <w:r>
                      <w:rPr>
                        <w:rStyle w:val="Hyperlink"/>
                        <w:rFonts w:eastAsia="Times New Roman"/>
                      </w:rPr>
                      <w:t>Tests del `SQLiteAuditRepository` con...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E5F9C3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4F9DD7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0B25AD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73A8C8E6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D486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7BB0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1C75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5E00FA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3865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8EE5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3 </w:t>
            </w:r>
          </w:p>
        </w:tc>
      </w:tr>
      <w:tr w:rsidR="00000000" w14:paraId="44499B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9A77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EF10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0|i0003z: </w:t>
            </w:r>
          </w:p>
        </w:tc>
      </w:tr>
    </w:tbl>
    <w:p w14:paraId="56ED9F77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3835FE4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50B6FD2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2CDB2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A691FDF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27057E7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87052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consultar el historial de todos los despliegues realizados, filtrarlos por estado y exportarlos como un Excel con formato,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tener trazabilidad completa de las operaciones realizadas y poder generar reportes institucionales de los aulas desplegadas en cada período académico.</w:t>
            </w:r>
          </w:p>
          <w:p w14:paraId="3EF9F07A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158B475F" w14:textId="77777777" w:rsidR="002938D7" w:rsidRDefault="002938D7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sistema registra automáticamente cada despliegue al finalizar, independientemente del resultado.</w:t>
            </w:r>
          </w:p>
          <w:p w14:paraId="1B3DD331" w14:textId="77777777" w:rsidR="002938D7" w:rsidRDefault="002938D7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historial persiste entre sesiones del servidor (SQLite en disco en la ruta configurada).</w:t>
            </w:r>
          </w:p>
          <w:p w14:paraId="2DDBC3D0" w14:textId="77777777" w:rsidR="002938D7" w:rsidRDefault="002938D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La interfaz permite filtrar por estado: todos / exitosos / fallidos / cancelados.</w:t>
            </w:r>
          </w:p>
          <w:p w14:paraId="62F3C133" w14:textId="77777777" w:rsidR="002938D7" w:rsidRDefault="002938D7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Excel exportado tiene dos hojas: 'Historial detallado' y 'Resumen estadístico'.</w:t>
            </w:r>
          </w:p>
          <w:p w14:paraId="3C47BC09" w14:textId="77777777" w:rsidR="002938D7" w:rsidRDefault="002938D7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Excel aplica colores por estado: verde (exitoso), rojo (fallido), naranja (cancelado).</w:t>
            </w:r>
          </w:p>
        </w:tc>
      </w:tr>
    </w:tbl>
    <w:p w14:paraId="18D04803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D120D59">
          <v:rect id="_x0000_i1461" style="width:468pt;height:9pt" o:hralign="center" o:hrstd="t" o:hr="t" fillcolor="#a0a0a0" stroked="f"/>
        </w:pict>
      </w:r>
    </w:p>
    <w:p w14:paraId="09674CD9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C3AD7C4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FBC552" w14:textId="77777777" w:rsidR="002938D7" w:rsidRDefault="002938D7">
            <w:pPr>
              <w:rPr>
                <w:rFonts w:eastAsia="Times New Roman"/>
              </w:rPr>
            </w:pPr>
            <w:hyperlink r:id="rId335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33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7CDC63D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89718C0" wp14:editId="179D5CB0">
                  <wp:extent cx="152400" cy="152400"/>
                  <wp:effectExtent l="0" t="0" r="0" b="0"/>
                  <wp:docPr id="409" name="Picture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[SCRUM-20] </w:t>
            </w:r>
            <w:hyperlink r:id="rId337" w:history="1">
              <w:r>
                <w:rPr>
                  <w:rStyle w:val="Hyperlink"/>
                  <w:rFonts w:eastAsia="Times New Roman"/>
                </w:rPr>
                <w:t>`link_pdfs_bulk()` en `PageRepository`.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07/May/26  Updated: 13/May/26  Resolved: 13/May/26 </w:t>
            </w:r>
          </w:p>
        </w:tc>
      </w:tr>
      <w:tr w:rsidR="00000000" w14:paraId="553740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7470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102A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CBDBAB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C2B4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A44A29" w14:textId="77777777" w:rsidR="002938D7" w:rsidRDefault="002938D7">
            <w:pPr>
              <w:rPr>
                <w:rFonts w:eastAsia="Times New Roman"/>
              </w:rPr>
            </w:pPr>
            <w:hyperlink r:id="rId33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04988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B1FF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A515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72B03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004D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BCE1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C2028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386B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895F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01C9AF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AF5F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EC238D" w14:textId="77777777" w:rsidR="002938D7" w:rsidRDefault="002938D7">
            <w:pPr>
              <w:rPr>
                <w:rFonts w:eastAsia="Times New Roman"/>
              </w:rPr>
            </w:pPr>
            <w:hyperlink r:id="rId339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2472895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CA63C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0AC5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38B7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E300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880E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E49A9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1AC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1FC6C1" w14:textId="77777777" w:rsidR="002938D7" w:rsidRDefault="002938D7">
            <w:pPr>
              <w:rPr>
                <w:rFonts w:eastAsia="Times New Roman"/>
              </w:rPr>
            </w:pPr>
            <w:hyperlink r:id="rId34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18C4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266D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DD5D7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FF8E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13E5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5D9D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70C2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CF0C6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A893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21E8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71E6C6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F91B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A626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B6A99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32C9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7C16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22D7F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9C34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9DC8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685C91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EE14A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8102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4BAA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6C4877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ED71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2908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0|i00047: </w:t>
            </w:r>
          </w:p>
        </w:tc>
      </w:tr>
    </w:tbl>
    <w:p w14:paraId="332A43BB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AF984BD">
          <v:rect id="_x0000_i1462" style="width:468pt;height:9pt" o:hralign="center" o:hrstd="t" o:hr="t" fillcolor="#a0a0a0" stroked="f"/>
        </w:pict>
      </w:r>
    </w:p>
    <w:p w14:paraId="7775217D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2D0C3A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92C054" w14:textId="77777777" w:rsidR="002938D7" w:rsidRDefault="002938D7">
            <w:pPr>
              <w:rPr>
                <w:rFonts w:eastAsia="Times New Roman"/>
              </w:rPr>
            </w:pPr>
            <w:hyperlink r:id="rId341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342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FE9438A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165EE00" wp14:editId="5E683756">
                  <wp:extent cx="152400" cy="152400"/>
                  <wp:effectExtent l="0" t="0" r="0" b="0"/>
                  <wp:docPr id="408" name="Picture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[SCRUM-21] </w:t>
            </w:r>
            <w:hyperlink r:id="rId343" w:history="1">
              <w:r>
                <w:rPr>
                  <w:rStyle w:val="Hyperlink"/>
                  <w:rFonts w:eastAsia="Times New Roman"/>
                </w:rPr>
                <w:t>Tests cubren ambos modelos instruccionales.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07/May/26  Updated: 13/May/26  Resolved: 07/May/26 </w:t>
            </w:r>
          </w:p>
        </w:tc>
      </w:tr>
      <w:tr w:rsidR="00000000" w14:paraId="51E0DB7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ED97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D379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2AE546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4FED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5AD51C" w14:textId="77777777" w:rsidR="002938D7" w:rsidRDefault="002938D7">
            <w:pPr>
              <w:rPr>
                <w:rFonts w:eastAsia="Times New Roman"/>
              </w:rPr>
            </w:pPr>
            <w:hyperlink r:id="rId344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C71F2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EA08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48AF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B66EA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6392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E95B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8C65B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4D7C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BC6D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D1D145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A5D0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2B6DB8" w14:textId="77777777" w:rsidR="002938D7" w:rsidRDefault="002938D7">
            <w:pPr>
              <w:rPr>
                <w:rFonts w:eastAsia="Times New Roman"/>
              </w:rPr>
            </w:pPr>
            <w:hyperlink r:id="rId345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4FA342E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C14E49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4A48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D977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D43F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A3F5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30EF4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930A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0DEFDC" w14:textId="77777777" w:rsidR="002938D7" w:rsidRDefault="002938D7">
            <w:pPr>
              <w:rPr>
                <w:rFonts w:eastAsia="Times New Roman"/>
              </w:rPr>
            </w:pPr>
            <w:hyperlink r:id="rId34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B790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27E1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6A176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D344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E69B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DB58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CEA5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9610D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47DC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D982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4FD27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41F4E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5DC9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ED739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F0E2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3A6F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9116F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CDD6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B489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CEEBB4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E2DCB3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93FE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97F8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3C7C39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D8E5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EB28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0|i0004f: </w:t>
            </w:r>
          </w:p>
        </w:tc>
      </w:tr>
    </w:tbl>
    <w:p w14:paraId="04C0FA8F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F1FC711">
          <v:rect id="_x0000_i1463" style="width:468pt;height:9pt" o:hralign="center" o:hrstd="t" o:hr="t" fillcolor="#a0a0a0" stroked="f"/>
        </w:pict>
      </w:r>
    </w:p>
    <w:p w14:paraId="7A58F811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5C3CBA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31A640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[SCRUM-22] </w:t>
            </w:r>
            <w:hyperlink r:id="rId347" w:history="1">
              <w:r>
                <w:rPr>
                  <w:rStyle w:val="Hyperlink"/>
                  <w:rFonts w:eastAsia="Times New Roman"/>
                </w:rPr>
                <w:t>Epic-01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21/May/26  Resolved: 21/May/26 </w:t>
            </w:r>
          </w:p>
        </w:tc>
      </w:tr>
      <w:tr w:rsidR="00000000" w14:paraId="1E53911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6991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F80E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7C47B7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F2E7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A6A995" w14:textId="77777777" w:rsidR="002938D7" w:rsidRDefault="002938D7">
            <w:pPr>
              <w:rPr>
                <w:rFonts w:eastAsia="Times New Roman"/>
              </w:rPr>
            </w:pPr>
            <w:hyperlink r:id="rId34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6A37A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C06E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5727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56005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A9E9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6DD3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83910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C94A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3444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0362EC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9DF09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AE7F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56D7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Epic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A1FF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D119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079D8A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693C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34DD5C" w14:textId="77777777" w:rsidR="002938D7" w:rsidRDefault="002938D7">
            <w:pPr>
              <w:rPr>
                <w:rFonts w:eastAsia="Times New Roman"/>
              </w:rPr>
            </w:pPr>
            <w:hyperlink r:id="rId34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1CF9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A600CF" w14:textId="77777777" w:rsidR="002938D7" w:rsidRDefault="002938D7">
            <w:pPr>
              <w:rPr>
                <w:rFonts w:eastAsia="Times New Roman"/>
              </w:rPr>
            </w:pPr>
            <w:hyperlink r:id="rId35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4EE7DB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79FF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43E5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B5D1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20B5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DA0299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DC12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AFDC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9A304A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681F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980F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5C4045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F5C0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60F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FE4CBB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E742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F645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769188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BDE1E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DEF17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E18CAA" w14:textId="77777777" w:rsidR="002938D7" w:rsidRDefault="002938D7">
            <w:pPr>
              <w:rPr>
                <w:rFonts w:eastAsia="Times New Roman"/>
              </w:rPr>
            </w:pPr>
          </w:p>
        </w:tc>
      </w:tr>
      <w:tr w:rsidR="00000000" w14:paraId="71A1249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6AE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830D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0|i0004n: </w:t>
            </w:r>
          </w:p>
        </w:tc>
      </w:tr>
      <w:tr w:rsidR="00000000" w14:paraId="05B33B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04F5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Issue color: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525C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grey </w:t>
            </w:r>
          </w:p>
        </w:tc>
      </w:tr>
    </w:tbl>
    <w:p w14:paraId="4808C0EB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124B56F">
          <v:rect id="_x0000_i1464" style="width:468pt;height:9pt" o:hralign="center" o:hrstd="t" o:hr="t" fillcolor="#a0a0a0" stroked="f"/>
        </w:pict>
      </w:r>
    </w:p>
    <w:p w14:paraId="12DDD4BC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DAA1F2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36F03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[SCRUM-23] </w:t>
            </w:r>
            <w:hyperlink r:id="rId351" w:history="1">
              <w:r>
                <w:rPr>
                  <w:rStyle w:val="Hyperlink"/>
                  <w:rFonts w:eastAsia="Times New Roman"/>
                </w:rPr>
                <w:t>Epic-02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21/May/26  Resolved: 21/May/26 </w:t>
            </w:r>
          </w:p>
        </w:tc>
      </w:tr>
      <w:tr w:rsidR="00000000" w14:paraId="6DD494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793B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E060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2E517E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59D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2C038" w14:textId="77777777" w:rsidR="002938D7" w:rsidRDefault="002938D7">
            <w:pPr>
              <w:rPr>
                <w:rFonts w:eastAsia="Times New Roman"/>
              </w:rPr>
            </w:pPr>
            <w:hyperlink r:id="rId352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B3760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D216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B1B3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DEE7F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6D4B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FB6F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3EAA0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AD18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9B96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2B2B419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4A55D3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8013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873F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Epic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AC79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B2C7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317DA5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F548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EDB0C1" w14:textId="77777777" w:rsidR="002938D7" w:rsidRDefault="002938D7">
            <w:pPr>
              <w:rPr>
                <w:rFonts w:eastAsia="Times New Roman"/>
              </w:rPr>
            </w:pPr>
            <w:hyperlink r:id="rId35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A299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F813AF" w14:textId="77777777" w:rsidR="002938D7" w:rsidRDefault="002938D7">
            <w:pPr>
              <w:rPr>
                <w:rFonts w:eastAsia="Times New Roman"/>
              </w:rPr>
            </w:pPr>
            <w:hyperlink r:id="rId35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0988C5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203D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E562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0FD8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0053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4F27F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15A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F953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1264E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16AE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42CF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8FFB2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ACF3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08D5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9A1B1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6DEB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FCD5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B20416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8704A1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798C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06FEF9" w14:textId="77777777" w:rsidR="002938D7" w:rsidRDefault="002938D7">
            <w:pPr>
              <w:rPr>
                <w:rFonts w:eastAsia="Times New Roman"/>
              </w:rPr>
            </w:pPr>
          </w:p>
        </w:tc>
      </w:tr>
      <w:tr w:rsidR="00000000" w14:paraId="34B705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D6E7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71E0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0|i0004v: </w:t>
            </w:r>
          </w:p>
        </w:tc>
      </w:tr>
      <w:tr w:rsidR="00000000" w14:paraId="1E30F0E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6182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Issue color: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DA71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green </w:t>
            </w:r>
          </w:p>
        </w:tc>
      </w:tr>
    </w:tbl>
    <w:p w14:paraId="569658EE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097A7D15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0DE9733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65B59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B1D49E6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7F5B67B3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8CA07" w14:textId="77777777" w:rsidR="002938D7" w:rsidRDefault="002938D7">
            <w:pPr>
              <w:pStyle w:val="NormalWeb"/>
            </w:pPr>
            <w:r>
              <w:rPr>
                <w:b/>
                <w:bCs/>
              </w:rPr>
              <w:t>Procesamiento Local de Contenidos</w:t>
            </w:r>
          </w:p>
        </w:tc>
      </w:tr>
    </w:tbl>
    <w:p w14:paraId="70A6334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851507E">
          <v:rect id="_x0000_i1465" style="width:468pt;height:9pt" o:hralign="center" o:hrstd="t" o:hr="t" fillcolor="#a0a0a0" stroked="f"/>
        </w:pict>
      </w:r>
    </w:p>
    <w:p w14:paraId="330A821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56F16E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2C741C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[SCRUM-24] </w:t>
            </w:r>
            <w:hyperlink r:id="rId355" w:history="1">
              <w:r>
                <w:rPr>
                  <w:rStyle w:val="Hyperlink"/>
                  <w:rFonts w:eastAsia="Times New Roman"/>
                </w:rPr>
                <w:t>Epic-03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25/May/26  Resolved: 25/May/26 </w:t>
            </w:r>
          </w:p>
        </w:tc>
      </w:tr>
      <w:tr w:rsidR="00000000" w14:paraId="34778F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CEC0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ABE4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018B4C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D1E1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C60E20" w14:textId="77777777" w:rsidR="002938D7" w:rsidRDefault="002938D7">
            <w:pPr>
              <w:rPr>
                <w:rFonts w:eastAsia="Times New Roman"/>
              </w:rPr>
            </w:pPr>
            <w:hyperlink r:id="rId356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AAAFA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DCC1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F4C8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52A39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675C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41A3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BBFBF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E108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E98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7629097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5F06B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5D0E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F75B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Epic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6DD4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8B66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E57F3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4C58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D973E9" w14:textId="77777777" w:rsidR="002938D7" w:rsidRDefault="002938D7">
            <w:pPr>
              <w:rPr>
                <w:rFonts w:eastAsia="Times New Roman"/>
              </w:rPr>
            </w:pPr>
            <w:hyperlink r:id="rId35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407F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56BB30" w14:textId="77777777" w:rsidR="002938D7" w:rsidRDefault="002938D7">
            <w:pPr>
              <w:rPr>
                <w:rFonts w:eastAsia="Times New Roman"/>
              </w:rPr>
            </w:pPr>
            <w:hyperlink r:id="rId35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2F1CC15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20D3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596B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84C4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6CCD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56451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321B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4739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149816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9B95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CCDD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1A9AED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F56D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64C3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415DA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A57F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1ACC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57A380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04B53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587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E22FA9" w14:textId="77777777" w:rsidR="002938D7" w:rsidRDefault="002938D7">
            <w:pPr>
              <w:rPr>
                <w:rFonts w:eastAsia="Times New Roman"/>
              </w:rPr>
            </w:pPr>
          </w:p>
        </w:tc>
      </w:tr>
      <w:tr w:rsidR="00000000" w14:paraId="16AEC2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E00D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7111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0|i00053: </w:t>
            </w:r>
          </w:p>
        </w:tc>
      </w:tr>
      <w:tr w:rsidR="00000000" w14:paraId="08DA76B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925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Issue color: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0938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green </w:t>
            </w:r>
          </w:p>
        </w:tc>
      </w:tr>
    </w:tbl>
    <w:p w14:paraId="40099D1B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46DA0810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BDCDEFD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36363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5741A77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177E2D3E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81A1A" w14:textId="77777777" w:rsidR="002938D7" w:rsidRDefault="002938D7">
            <w:pPr>
              <w:pStyle w:val="NormalWeb"/>
            </w:pPr>
            <w:r>
              <w:rPr>
                <w:b/>
                <w:bCs/>
              </w:rPr>
              <w:t>Integración con Canvas LMS API</w:t>
            </w:r>
          </w:p>
        </w:tc>
      </w:tr>
    </w:tbl>
    <w:p w14:paraId="5E9A562C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289E490">
          <v:rect id="_x0000_i1466" style="width:468pt;height:9pt" o:hralign="center" o:hrstd="t" o:hr="t" fillcolor="#a0a0a0" stroked="f"/>
        </w:pict>
      </w:r>
    </w:p>
    <w:p w14:paraId="61E8CE18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3E17C5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374F14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[SCRUM-25] </w:t>
            </w:r>
            <w:hyperlink r:id="rId359" w:history="1">
              <w:r>
                <w:rPr>
                  <w:rStyle w:val="Hyperlink"/>
                  <w:rFonts w:eastAsia="Times New Roman"/>
                </w:rPr>
                <w:t>Epic-04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25/May/26  Resolved: 25/May/26 </w:t>
            </w:r>
          </w:p>
        </w:tc>
      </w:tr>
      <w:tr w:rsidR="00000000" w14:paraId="38B1458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6D14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DA0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5B1067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C5E2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859BA6" w14:textId="77777777" w:rsidR="002938D7" w:rsidRDefault="002938D7">
            <w:pPr>
              <w:rPr>
                <w:rFonts w:eastAsia="Times New Roman"/>
              </w:rPr>
            </w:pPr>
            <w:hyperlink r:id="rId360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090C9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126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4928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8A779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9933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B8F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C57E2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F92D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509B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290F1B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D1BDD6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9518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C965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Epic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4D55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D861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A37D8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0A00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D260A2" w14:textId="77777777" w:rsidR="002938D7" w:rsidRDefault="002938D7">
            <w:pPr>
              <w:rPr>
                <w:rFonts w:eastAsia="Times New Roman"/>
              </w:rPr>
            </w:pPr>
            <w:hyperlink r:id="rId36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D20D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516260" w14:textId="77777777" w:rsidR="002938D7" w:rsidRDefault="002938D7">
            <w:pPr>
              <w:rPr>
                <w:rFonts w:eastAsia="Times New Roman"/>
              </w:rPr>
            </w:pPr>
            <w:hyperlink r:id="rId36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4E1AA91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7CD8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9A94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4C3A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6343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64B10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D574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D206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5377EF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C4DB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364D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FC6AD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0D77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9C50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90A517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E9E0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4931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BE2F5F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15C2C1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034B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805C28" w14:textId="77777777" w:rsidR="002938D7" w:rsidRDefault="002938D7">
            <w:pPr>
              <w:rPr>
                <w:rFonts w:eastAsia="Times New Roman"/>
              </w:rPr>
            </w:pPr>
          </w:p>
        </w:tc>
      </w:tr>
      <w:tr w:rsidR="00000000" w14:paraId="041C47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146C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8359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0|i0005b: </w:t>
            </w:r>
          </w:p>
        </w:tc>
      </w:tr>
      <w:tr w:rsidR="00000000" w14:paraId="6BECCF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F9C5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Issue color: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226E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dark_teal </w:t>
            </w:r>
          </w:p>
        </w:tc>
      </w:tr>
    </w:tbl>
    <w:p w14:paraId="76EB5A5B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0A2F49B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DF65244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DBEC2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32C1FB0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E367B25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888D7" w14:textId="77777777" w:rsidR="002938D7" w:rsidRDefault="002938D7">
            <w:pPr>
              <w:pStyle w:val="NormalWeb"/>
            </w:pPr>
            <w:r>
              <w:t>Monitoreo de Despliegue en Tiempo Real</w:t>
            </w:r>
          </w:p>
        </w:tc>
      </w:tr>
    </w:tbl>
    <w:p w14:paraId="1B1F088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F124CA4">
          <v:rect id="_x0000_i1467" style="width:468pt;height:9pt" o:hralign="center" o:hrstd="t" o:hr="t" fillcolor="#a0a0a0" stroked="f"/>
        </w:pict>
      </w:r>
    </w:p>
    <w:p w14:paraId="10969423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72BB12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BDB091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[SCRUM-26] </w:t>
            </w:r>
            <w:hyperlink r:id="rId363" w:history="1">
              <w:r>
                <w:rPr>
                  <w:rStyle w:val="Hyperlink"/>
                  <w:rFonts w:eastAsia="Times New Roman"/>
                </w:rPr>
                <w:t>Epic-05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25/May/26  Resolved: 25/May/26 </w:t>
            </w:r>
          </w:p>
        </w:tc>
      </w:tr>
      <w:tr w:rsidR="00000000" w14:paraId="6E4B14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38C0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4273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65121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6E52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660EC4" w14:textId="77777777" w:rsidR="002938D7" w:rsidRDefault="002938D7">
            <w:pPr>
              <w:rPr>
                <w:rFonts w:eastAsia="Times New Roman"/>
              </w:rPr>
            </w:pPr>
            <w:hyperlink r:id="rId364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0D474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8CD8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604F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3197D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87F8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4B7D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53A5E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E019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391D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B4A2FD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0D8AD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197B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90CE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Epic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5E18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EC78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AEB8B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7E6A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DB9FA9" w14:textId="77777777" w:rsidR="002938D7" w:rsidRDefault="002938D7">
            <w:pPr>
              <w:rPr>
                <w:rFonts w:eastAsia="Times New Roman"/>
              </w:rPr>
            </w:pPr>
            <w:hyperlink r:id="rId36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890D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CD6D6B" w14:textId="77777777" w:rsidR="002938D7" w:rsidRDefault="002938D7">
            <w:pPr>
              <w:rPr>
                <w:rFonts w:eastAsia="Times New Roman"/>
              </w:rPr>
            </w:pPr>
            <w:hyperlink r:id="rId36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396712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5CEB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B491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39E1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8E91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6733A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3C9E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890A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FBA50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9CBA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A331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7CFF0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B3EB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4E60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4F2BB4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3D3E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9818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F08704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3A359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C774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C9B14B" w14:textId="77777777" w:rsidR="002938D7" w:rsidRDefault="002938D7">
            <w:pPr>
              <w:rPr>
                <w:rFonts w:eastAsia="Times New Roman"/>
              </w:rPr>
            </w:pPr>
          </w:p>
        </w:tc>
      </w:tr>
      <w:tr w:rsidR="00000000" w14:paraId="0677F2A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A2A4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8A66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0|i0005j: </w:t>
            </w:r>
          </w:p>
        </w:tc>
      </w:tr>
      <w:tr w:rsidR="00000000" w14:paraId="28C6D8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A3E2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Issue color: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27DF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grey </w:t>
            </w:r>
          </w:p>
        </w:tc>
      </w:tr>
    </w:tbl>
    <w:p w14:paraId="6F593B5C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75A88FB5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D471D93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4672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E9E114E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7B11683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AD598" w14:textId="77777777" w:rsidR="002938D7" w:rsidRDefault="002938D7">
            <w:pPr>
              <w:pStyle w:val="NormalWeb"/>
            </w:pPr>
            <w:r>
              <w:t> </w:t>
            </w:r>
            <w:r>
              <w:rPr>
                <w:b/>
                <w:bCs/>
              </w:rPr>
              <w:t>Automatización de Contenido Multimedia</w:t>
            </w:r>
          </w:p>
        </w:tc>
      </w:tr>
    </w:tbl>
    <w:p w14:paraId="6FB987D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C1311BC">
          <v:rect id="_x0000_i1468" style="width:468pt;height:9pt" o:hralign="center" o:hrstd="t" o:hr="t" fillcolor="#a0a0a0" stroked="f"/>
        </w:pict>
      </w:r>
    </w:p>
    <w:p w14:paraId="3B9C29CE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296716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FC856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[SCRUM-27] </w:t>
            </w:r>
            <w:hyperlink r:id="rId367" w:history="1">
              <w:r>
                <w:rPr>
                  <w:rStyle w:val="Hyperlink"/>
                  <w:rFonts w:eastAsia="Times New Roman"/>
                </w:rPr>
                <w:t>Epic-06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25/May/26  Resolved: 25/May/26 </w:t>
            </w:r>
          </w:p>
        </w:tc>
      </w:tr>
      <w:tr w:rsidR="00000000" w14:paraId="3F1DE4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8A0E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52B6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7DC73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C6F8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32470D" w14:textId="77777777" w:rsidR="002938D7" w:rsidRDefault="002938D7">
            <w:pPr>
              <w:rPr>
                <w:rFonts w:eastAsia="Times New Roman"/>
              </w:rPr>
            </w:pPr>
            <w:hyperlink r:id="rId36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07E50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4B7F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5651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B6DB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D60A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4AFC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CFA11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0AA8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EEFA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08A6FC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27A4E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EEA1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A9EF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Epic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4A45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5FE8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A977C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2B62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7A50E0" w14:textId="77777777" w:rsidR="002938D7" w:rsidRDefault="002938D7">
            <w:pPr>
              <w:rPr>
                <w:rFonts w:eastAsia="Times New Roman"/>
              </w:rPr>
            </w:pPr>
            <w:hyperlink r:id="rId36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7D8B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624255" w14:textId="77777777" w:rsidR="002938D7" w:rsidRDefault="002938D7">
            <w:pPr>
              <w:rPr>
                <w:rFonts w:eastAsia="Times New Roman"/>
              </w:rPr>
            </w:pPr>
            <w:hyperlink r:id="rId37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719632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8417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97AF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2CF7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24F9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B46A2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24D3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D960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5A26E1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C753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ECDB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7A837F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669A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2F32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FCA43A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78C4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0C73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D91D42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844745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84B3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E2A0ED" w14:textId="77777777" w:rsidR="002938D7" w:rsidRDefault="002938D7">
            <w:pPr>
              <w:rPr>
                <w:rFonts w:eastAsia="Times New Roman"/>
              </w:rPr>
            </w:pPr>
          </w:p>
        </w:tc>
      </w:tr>
      <w:tr w:rsidR="00000000" w14:paraId="488F17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3042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70AC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0|i0005r: </w:t>
            </w:r>
          </w:p>
        </w:tc>
      </w:tr>
      <w:tr w:rsidR="00000000" w14:paraId="242640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7F00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Issue color: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3F58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dark_yellow </w:t>
            </w:r>
          </w:p>
        </w:tc>
      </w:tr>
    </w:tbl>
    <w:p w14:paraId="6A951BEF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611941A3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55D923D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1C016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0F7EE2C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F68C91B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8CD4C" w14:textId="77777777" w:rsidR="002938D7" w:rsidRDefault="002938D7">
            <w:pPr>
              <w:pStyle w:val="NormalWeb"/>
            </w:pPr>
            <w:r>
              <w:rPr>
                <w:b/>
                <w:bCs/>
              </w:rPr>
              <w:t>Resiliencia, Validación y Reportes</w:t>
            </w:r>
          </w:p>
        </w:tc>
      </w:tr>
    </w:tbl>
    <w:p w14:paraId="01F7EB4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29C3130">
          <v:rect id="_x0000_i1469" style="width:468pt;height:9pt" o:hralign="center" o:hrstd="t" o:hr="t" fillcolor="#a0a0a0" stroked="f"/>
        </w:pict>
      </w:r>
    </w:p>
    <w:p w14:paraId="1F08B2F2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B5CDD7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C5A657" w14:textId="77777777" w:rsidR="002938D7" w:rsidRDefault="002938D7">
            <w:pPr>
              <w:rPr>
                <w:rFonts w:eastAsia="Times New Roman"/>
              </w:rPr>
            </w:pPr>
            <w:hyperlink r:id="rId371" w:history="1">
              <w:r>
                <w:rPr>
                  <w:rStyle w:val="Hyperlink"/>
                  <w:rFonts w:eastAsia="Times New Roman"/>
                  <w:b/>
                  <w:bCs/>
                </w:rPr>
                <w:t>HU-01: Interfaz de selección de Plantilla base (Diseño, Nivel, Tipología)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372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88B1977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D17DABF" wp14:editId="172FC933">
                  <wp:extent cx="152400" cy="152400"/>
                  <wp:effectExtent l="0" t="0" r="0" b="0"/>
                  <wp:docPr id="407" name="Picture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[SCRUM-28] </w:t>
            </w:r>
            <w:hyperlink r:id="rId373" w:history="1">
              <w:r>
                <w:rPr>
                  <w:rStyle w:val="Hyperlink"/>
                  <w:rFonts w:eastAsia="Times New Roman"/>
                </w:rPr>
                <w:t>Front: Crear componente `TemplateSelector.tsx` con lógica de selectores en cascada (Diseño Instruccional → Nivel → Tipología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391234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A92C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1802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FA619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773B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2D9B28" w14:textId="77777777" w:rsidR="002938D7" w:rsidRDefault="002938D7">
            <w:pPr>
              <w:rPr>
                <w:rFonts w:eastAsia="Times New Roman"/>
              </w:rPr>
            </w:pPr>
            <w:hyperlink r:id="rId374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23A33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3610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2C51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AA754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D88F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F69B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1526E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5933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09A0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2B5EE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7599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92117E" w14:textId="77777777" w:rsidR="002938D7" w:rsidRDefault="002938D7">
            <w:pPr>
              <w:rPr>
                <w:rFonts w:eastAsia="Times New Roman"/>
              </w:rPr>
            </w:pPr>
            <w:hyperlink r:id="rId375" w:history="1">
              <w:r>
                <w:rPr>
                  <w:rStyle w:val="Hyperlink"/>
                  <w:rFonts w:eastAsia="Times New Roman"/>
                </w:rPr>
                <w:t>HU-01: Interfaz de selección de Plantilla base (Diseño, Nivel, Tipología)</w:t>
              </w:r>
            </w:hyperlink>
          </w:p>
        </w:tc>
      </w:tr>
    </w:tbl>
    <w:p w14:paraId="1881370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5BFC9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281E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3804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1FF2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B430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CFA6FC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9EA4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251646" w14:textId="77777777" w:rsidR="002938D7" w:rsidRDefault="002938D7">
            <w:pPr>
              <w:rPr>
                <w:rFonts w:eastAsia="Times New Roman"/>
              </w:rPr>
            </w:pPr>
            <w:hyperlink r:id="rId37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D478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1C2D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1B1C6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9EBD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CCFE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58F8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52D4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BA0B2A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19C2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3CB9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26F0B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F37B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C38F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A3C99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2B2B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1E37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B7D03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C79E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21F3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5F1143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CB9FD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A18D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CC82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33BEC3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475E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F3BD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0|i0005z: </w:t>
            </w:r>
          </w:p>
        </w:tc>
      </w:tr>
    </w:tbl>
    <w:p w14:paraId="386F06EE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F466E17">
          <v:rect id="_x0000_i1470" style="width:468pt;height:9pt" o:hralign="center" o:hrstd="t" o:hr="t" fillcolor="#a0a0a0" stroked="f"/>
        </w:pict>
      </w:r>
    </w:p>
    <w:p w14:paraId="1669BC4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1A68A3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685471" w14:textId="77777777" w:rsidR="002938D7" w:rsidRDefault="002938D7">
            <w:pPr>
              <w:rPr>
                <w:rFonts w:eastAsia="Times New Roman"/>
              </w:rPr>
            </w:pPr>
            <w:hyperlink r:id="rId377" w:history="1">
              <w:r>
                <w:rPr>
                  <w:rStyle w:val="Hyperlink"/>
                  <w:rFonts w:eastAsia="Times New Roman"/>
                  <w:b/>
                  <w:bCs/>
                </w:rPr>
                <w:t>HU-01: Interfaz de selección de Plantilla base (Diseño, Nivel, Tipología)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378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A7C67CA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BFA238C" wp14:editId="76329EBA">
                  <wp:extent cx="152400" cy="152400"/>
                  <wp:effectExtent l="0" t="0" r="0" b="0"/>
                  <wp:docPr id="406" name="Picture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[SCRUM-29] </w:t>
            </w:r>
            <w:hyperlink r:id="rId379" w:history="1">
              <w:r>
                <w:rPr>
                  <w:rStyle w:val="Hyperlink"/>
                  <w:rFonts w:eastAsia="Times New Roman"/>
                </w:rPr>
                <w:t>Front: Definir constante `PLANTILLAS_MAP: Record&lt;string, number&gt;` con todos los IDs de plantilla Canvas mapeados por clave compuesta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336576B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117E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A28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101D7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816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C9C7C6" w14:textId="77777777" w:rsidR="002938D7" w:rsidRDefault="002938D7">
            <w:pPr>
              <w:rPr>
                <w:rFonts w:eastAsia="Times New Roman"/>
              </w:rPr>
            </w:pPr>
            <w:hyperlink r:id="rId380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AB4B5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C11B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38CA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B33F9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B5E3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E2C1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34929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54E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0CA6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9E63E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C3B2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97D57F" w14:textId="77777777" w:rsidR="002938D7" w:rsidRDefault="002938D7">
            <w:pPr>
              <w:rPr>
                <w:rFonts w:eastAsia="Times New Roman"/>
              </w:rPr>
            </w:pPr>
            <w:hyperlink r:id="rId381" w:history="1">
              <w:r>
                <w:rPr>
                  <w:rStyle w:val="Hyperlink"/>
                  <w:rFonts w:eastAsia="Times New Roman"/>
                </w:rPr>
                <w:t>HU-01: Interfaz de selección de Plantilla base (Diseño, Nivel, Tipología)</w:t>
              </w:r>
            </w:hyperlink>
          </w:p>
        </w:tc>
      </w:tr>
    </w:tbl>
    <w:p w14:paraId="3106299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C276A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76F5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A89F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F54D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AB2E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AC537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20AB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5274C5" w14:textId="77777777" w:rsidR="002938D7" w:rsidRDefault="002938D7">
            <w:pPr>
              <w:rPr>
                <w:rFonts w:eastAsia="Times New Roman"/>
              </w:rPr>
            </w:pPr>
            <w:hyperlink r:id="rId38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568A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0FF2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64BD4F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DD20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2532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FD13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DD4C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3DB2C6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A365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7497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4C42A4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42F6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004E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6B9A5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96D1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EBBC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A6E46C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01C9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A852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39F43A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774637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F3FA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DCB7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185044C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1810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49D3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0|i00067: </w:t>
            </w:r>
          </w:p>
        </w:tc>
      </w:tr>
    </w:tbl>
    <w:p w14:paraId="5A6C760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F0042EE">
          <v:rect id="_x0000_i1471" style="width:468pt;height:9pt" o:hralign="center" o:hrstd="t" o:hr="t" fillcolor="#a0a0a0" stroked="f"/>
        </w:pict>
      </w:r>
    </w:p>
    <w:p w14:paraId="0DF94A5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33BCC0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A64E0A" w14:textId="77777777" w:rsidR="002938D7" w:rsidRDefault="002938D7">
            <w:pPr>
              <w:rPr>
                <w:rFonts w:eastAsia="Times New Roman"/>
              </w:rPr>
            </w:pPr>
            <w:hyperlink r:id="rId383" w:history="1">
              <w:r>
                <w:rPr>
                  <w:rStyle w:val="Hyperlink"/>
                  <w:rFonts w:eastAsia="Times New Roman"/>
                  <w:b/>
                  <w:bCs/>
                </w:rPr>
                <w:t>HU-01: Interfaz de selección de Plantilla base (Diseño, Nivel, Tipología)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384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A0CAC54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8145398" wp14:editId="5ED7AB5C">
                  <wp:extent cx="152400" cy="152400"/>
                  <wp:effectExtent l="0" t="0" r="0" b="0"/>
                  <wp:docPr id="405" name="Picture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[SCRUM-30] </w:t>
            </w:r>
            <w:hyperlink r:id="rId385" w:history="1">
              <w:r>
                <w:rPr>
                  <w:rStyle w:val="Hyperlink"/>
                  <w:rFonts w:eastAsia="Times New Roman"/>
                </w:rPr>
                <w:t>Front: Implementar función `resolverPlantillaId(disenio, nivel, tipologia): number | null` que resuelve el ID desde el mapa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C88C9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1048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B908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AB241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B4B3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6444DA" w14:textId="77777777" w:rsidR="002938D7" w:rsidRDefault="002938D7">
            <w:pPr>
              <w:rPr>
                <w:rFonts w:eastAsia="Times New Roman"/>
              </w:rPr>
            </w:pPr>
            <w:hyperlink r:id="rId386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88308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9330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C45F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3BABC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E9EC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17F2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798F9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D2AA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D641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43DF4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AFE8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6D96C6" w14:textId="77777777" w:rsidR="002938D7" w:rsidRDefault="002938D7">
            <w:pPr>
              <w:rPr>
                <w:rFonts w:eastAsia="Times New Roman"/>
              </w:rPr>
            </w:pPr>
            <w:hyperlink r:id="rId387" w:history="1">
              <w:r>
                <w:rPr>
                  <w:rStyle w:val="Hyperlink"/>
                  <w:rFonts w:eastAsia="Times New Roman"/>
                </w:rPr>
                <w:t>HU-01: Interfaz de selección de Plantilla base (Diseño, Nivel, Tipología)</w:t>
              </w:r>
            </w:hyperlink>
          </w:p>
        </w:tc>
      </w:tr>
    </w:tbl>
    <w:p w14:paraId="77D0690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B1BB6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5954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FF5C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913F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4CD8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D07F8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4523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6510FC" w14:textId="77777777" w:rsidR="002938D7" w:rsidRDefault="002938D7">
            <w:pPr>
              <w:rPr>
                <w:rFonts w:eastAsia="Times New Roman"/>
              </w:rPr>
            </w:pPr>
            <w:hyperlink r:id="rId38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494D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3937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D60A5F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DE80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066B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2A3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1965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AB968D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CC49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1975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EB0774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F83F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B35A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337A0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DD50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74E9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DB18D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03C2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4A8A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F88788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961E3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84D4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CB68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7FAB8D9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5516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3A0A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0|i0006f: </w:t>
            </w:r>
          </w:p>
        </w:tc>
      </w:tr>
    </w:tbl>
    <w:p w14:paraId="736489F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2D5CAA8">
          <v:rect id="_x0000_i1472" style="width:468pt;height:9pt" o:hralign="center" o:hrstd="t" o:hr="t" fillcolor="#a0a0a0" stroked="f"/>
        </w:pict>
      </w:r>
    </w:p>
    <w:p w14:paraId="730E9389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FC24E4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3EECE1" w14:textId="77777777" w:rsidR="002938D7" w:rsidRDefault="002938D7">
            <w:pPr>
              <w:rPr>
                <w:rFonts w:eastAsia="Times New Roman"/>
              </w:rPr>
            </w:pPr>
            <w:hyperlink r:id="rId389" w:history="1">
              <w:r>
                <w:rPr>
                  <w:rStyle w:val="Hyperlink"/>
                  <w:rFonts w:eastAsia="Times New Roman"/>
                  <w:b/>
                  <w:bCs/>
                </w:rPr>
                <w:t>HU-01: Interfaz de selección de Plantilla base (Diseño, Nivel, Tipología)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390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6121BD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ECC4787" wp14:editId="6DE0DE3B">
                  <wp:extent cx="152400" cy="152400"/>
                  <wp:effectExtent l="0" t="0" r="0" b="0"/>
                  <wp:docPr id="404" name="Picture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[SCRUM-31] </w:t>
            </w:r>
            <w:hyperlink r:id="rId391" w:history="1">
              <w:r>
                <w:rPr>
                  <w:rStyle w:val="Hyperlink"/>
                  <w:rFonts w:eastAsia="Times New Roman"/>
                </w:rPr>
                <w:t xml:space="preserve">Front: </w:t>
              </w:r>
              <w:r>
                <w:rPr>
                  <w:rStyle w:val="Hyperlink"/>
                  <w:rFonts w:eastAsia="Times New Roman"/>
                </w:rPr>
                <w:t>Añadir tipo `TemplateSelection` en `types.ts` con campos: `disenoInstruccional`, `nivelFormacion`, `tipologia`, `plantillaId`, `plantillaNombre`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DD073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4312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3058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35988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E757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02C557" w14:textId="77777777" w:rsidR="002938D7" w:rsidRDefault="002938D7">
            <w:pPr>
              <w:rPr>
                <w:rFonts w:eastAsia="Times New Roman"/>
              </w:rPr>
            </w:pPr>
            <w:hyperlink r:id="rId392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38969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E8A7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747A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19BB1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9CC0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A016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5DD2F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FCFD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A004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B53D5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85A3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E5A765" w14:textId="77777777" w:rsidR="002938D7" w:rsidRDefault="002938D7">
            <w:pPr>
              <w:rPr>
                <w:rFonts w:eastAsia="Times New Roman"/>
              </w:rPr>
            </w:pPr>
            <w:hyperlink r:id="rId393" w:history="1">
              <w:r>
                <w:rPr>
                  <w:rStyle w:val="Hyperlink"/>
                  <w:rFonts w:eastAsia="Times New Roman"/>
                </w:rPr>
                <w:t>HU-01: Interfaz de selección de Plantilla base (Diseño, Nivel, Tipología)</w:t>
              </w:r>
            </w:hyperlink>
          </w:p>
        </w:tc>
      </w:tr>
    </w:tbl>
    <w:p w14:paraId="6A399A0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89DC62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D6D7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0CDB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4297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B952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B55316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C854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508780" w14:textId="77777777" w:rsidR="002938D7" w:rsidRDefault="002938D7">
            <w:pPr>
              <w:rPr>
                <w:rFonts w:eastAsia="Times New Roman"/>
              </w:rPr>
            </w:pPr>
            <w:hyperlink r:id="rId39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6B09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5C13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13ACC8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54D9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39BB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E4C6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A807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37E9B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C5A4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4198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2632F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28D8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0D68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E6F5EC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33DC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9E85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64AD95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9508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64FD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07FDD0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DEA942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5039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C4688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5C25E72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4179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D930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0|i0006n: </w:t>
            </w:r>
          </w:p>
        </w:tc>
      </w:tr>
    </w:tbl>
    <w:p w14:paraId="3520ADE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6BA759E">
          <v:rect id="_x0000_i1473" style="width:468pt;height:9pt" o:hralign="center" o:hrstd="t" o:hr="t" fillcolor="#a0a0a0" stroked="f"/>
        </w:pict>
      </w:r>
    </w:p>
    <w:p w14:paraId="41BCA414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954C0F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EF6456" w14:textId="77777777" w:rsidR="002938D7" w:rsidRDefault="002938D7">
            <w:pPr>
              <w:rPr>
                <w:rFonts w:eastAsia="Times New Roman"/>
              </w:rPr>
            </w:pPr>
            <w:hyperlink r:id="rId395" w:history="1">
              <w:r>
                <w:rPr>
                  <w:rStyle w:val="Hyperlink"/>
                  <w:rFonts w:eastAsia="Times New Roman"/>
                  <w:b/>
                  <w:bCs/>
                </w:rPr>
                <w:t>HU-01: Interfaz de selección de Plantilla base (Diseño, Nivel, Tipología)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39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6E9259E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A3F15BA" wp14:editId="0131468F">
                  <wp:extent cx="152400" cy="152400"/>
                  <wp:effectExtent l="0" t="0" r="0" b="0"/>
                  <wp:docPr id="403" name="Picture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[SCRUM-32] </w:t>
            </w:r>
            <w:hyperlink r:id="rId397" w:history="1">
              <w:r>
                <w:rPr>
                  <w:rStyle w:val="Hyperlink"/>
                  <w:rFonts w:eastAsia="Times New Roman"/>
                </w:rPr>
                <w:t>Front: Integrar `TemplateSelector` en `DeployPage.tsx` como paso 2 del wizard, conectando con `handleTemplateSelect()`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B0D87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7AAD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563A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0AFE4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06A5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FBB086" w14:textId="77777777" w:rsidR="002938D7" w:rsidRDefault="002938D7">
            <w:pPr>
              <w:rPr>
                <w:rFonts w:eastAsia="Times New Roman"/>
              </w:rPr>
            </w:pPr>
            <w:hyperlink r:id="rId39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DBB4B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D2DC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54E3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30DDE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506C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587F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41B11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2FCF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3A06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3B376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08B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639E0F" w14:textId="77777777" w:rsidR="002938D7" w:rsidRDefault="002938D7">
            <w:pPr>
              <w:rPr>
                <w:rFonts w:eastAsia="Times New Roman"/>
              </w:rPr>
            </w:pPr>
            <w:hyperlink r:id="rId399" w:history="1">
              <w:r>
                <w:rPr>
                  <w:rStyle w:val="Hyperlink"/>
                  <w:rFonts w:eastAsia="Times New Roman"/>
                </w:rPr>
                <w:t>HU-01: Interfaz de selección de Plantilla base (Diseño, Nivel, Tipología)</w:t>
              </w:r>
            </w:hyperlink>
          </w:p>
        </w:tc>
      </w:tr>
    </w:tbl>
    <w:p w14:paraId="26D99A8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3D1848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0B24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8A30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7469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F8D3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BF83E3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D719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F6216B" w14:textId="77777777" w:rsidR="002938D7" w:rsidRDefault="002938D7">
            <w:pPr>
              <w:rPr>
                <w:rFonts w:eastAsia="Times New Roman"/>
              </w:rPr>
            </w:pPr>
            <w:hyperlink r:id="rId40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6CC4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C169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5CCD81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78B0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2978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F05F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83C9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24C4B4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8AF8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7A48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8B60A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F05F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7E05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35763B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BE7D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E990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50BD2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9A53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7AA4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19BCE8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43BBD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4F67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41FA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56B73A6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F32F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7237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0|i0006v: </w:t>
            </w:r>
          </w:p>
        </w:tc>
      </w:tr>
    </w:tbl>
    <w:p w14:paraId="4E494AB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A6C8216">
          <v:rect id="_x0000_i1474" style="width:468pt;height:9pt" o:hralign="center" o:hrstd="t" o:hr="t" fillcolor="#a0a0a0" stroked="f"/>
        </w:pict>
      </w:r>
    </w:p>
    <w:p w14:paraId="6CC4A752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F61FCC4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53E841" w14:textId="77777777" w:rsidR="002938D7" w:rsidRDefault="002938D7">
            <w:pPr>
              <w:rPr>
                <w:rFonts w:eastAsia="Times New Roman"/>
              </w:rPr>
            </w:pPr>
            <w:hyperlink r:id="rId401" w:history="1">
              <w:r>
                <w:rPr>
                  <w:rStyle w:val="Hyperlink"/>
                  <w:rFonts w:eastAsia="Times New Roman"/>
                  <w:b/>
                  <w:bCs/>
                </w:rPr>
                <w:t>HU-01: Interfaz de selección de Plantilla base (Diseño, Nivel, Tipología)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02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101DC01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FC7714B" wp14:editId="71520D61">
                  <wp:extent cx="152400" cy="152400"/>
                  <wp:effectExtent l="0" t="0" r="0" b="0"/>
                  <wp:docPr id="402" name="Picture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[SCRUM-33] </w:t>
            </w:r>
            <w:hyperlink r:id="rId403" w:history="1">
              <w:r>
                <w:rPr>
                  <w:rStyle w:val="Hyperlink"/>
                  <w:rFonts w:eastAsia="Times New Roman"/>
                </w:rPr>
                <w:t>Front: Mostrar nombre de plantilla resultante y deshabilitar botón 'Continuar' si `plantillaId === null`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B5CB56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2A9B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AECF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43B3B7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A8FD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199379" w14:textId="77777777" w:rsidR="002938D7" w:rsidRDefault="002938D7">
            <w:pPr>
              <w:rPr>
                <w:rFonts w:eastAsia="Times New Roman"/>
              </w:rPr>
            </w:pPr>
            <w:hyperlink r:id="rId404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B290F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64E1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3292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591C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365E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D506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C566A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B64F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07CD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761D7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3110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55F341" w14:textId="77777777" w:rsidR="002938D7" w:rsidRDefault="002938D7">
            <w:pPr>
              <w:rPr>
                <w:rFonts w:eastAsia="Times New Roman"/>
              </w:rPr>
            </w:pPr>
            <w:hyperlink r:id="rId405" w:history="1">
              <w:r>
                <w:rPr>
                  <w:rStyle w:val="Hyperlink"/>
                  <w:rFonts w:eastAsia="Times New Roman"/>
                </w:rPr>
                <w:t>HU-01: Interfaz de selección de Plantilla base (Diseño, Nivel, Tipología)</w:t>
              </w:r>
            </w:hyperlink>
          </w:p>
        </w:tc>
      </w:tr>
    </w:tbl>
    <w:p w14:paraId="6F8BE63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6E842F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0C247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DF20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EDB3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1969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029BD7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5D37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2DA1B1" w14:textId="77777777" w:rsidR="002938D7" w:rsidRDefault="002938D7">
            <w:pPr>
              <w:rPr>
                <w:rFonts w:eastAsia="Times New Roman"/>
              </w:rPr>
            </w:pPr>
            <w:hyperlink r:id="rId40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A0E5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9DF0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57B6C6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5604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0402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EFB2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926D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7663B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FA3B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BF06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B5793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0DDD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F977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4C572A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C6F2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6383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C84D28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CB1B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E508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E8CB4F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5401A2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067B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ACC6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0C4C8E0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37AA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8E04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0|i00073: </w:t>
            </w:r>
          </w:p>
        </w:tc>
      </w:tr>
    </w:tbl>
    <w:p w14:paraId="6FF0B65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3D838D9">
          <v:rect id="_x0000_i1475" style="width:468pt;height:9pt" o:hralign="center" o:hrstd="t" o:hr="t" fillcolor="#a0a0a0" stroked="f"/>
        </w:pict>
      </w:r>
    </w:p>
    <w:p w14:paraId="00904316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A7D39C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6A52DF" w14:textId="77777777" w:rsidR="002938D7" w:rsidRDefault="002938D7">
            <w:pPr>
              <w:rPr>
                <w:rFonts w:eastAsia="Times New Roman"/>
              </w:rPr>
            </w:pPr>
            <w:hyperlink r:id="rId407" w:history="1">
              <w:r>
                <w:rPr>
                  <w:rStyle w:val="Hyperlink"/>
                  <w:rFonts w:eastAsia="Times New Roman"/>
                  <w:b/>
                  <w:bCs/>
                </w:rPr>
                <w:t>HU-01: Interfaz de selección de Plantilla base (Diseño, Nivel, Tipología)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08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EFA117A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909CB5A" wp14:editId="17CB128A">
                  <wp:extent cx="152400" cy="152400"/>
                  <wp:effectExtent l="0" t="0" r="0" b="0"/>
                  <wp:docPr id="401" name="Picture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[SCRUM-34] </w:t>
            </w:r>
            <w:hyperlink r:id="rId409" w:history="1">
              <w:r>
                <w:rPr>
                  <w:rStyle w:val="Hyperlink"/>
                  <w:rFonts w:eastAsia="Times New Roman"/>
                </w:rPr>
                <w:t>Test: Verificar que los 3 selectores actualizan el estado correctamente y producen un `plantillaId` válido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3F4D859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1F6E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DC16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894273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0BAA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85DDA1" w14:textId="77777777" w:rsidR="002938D7" w:rsidRDefault="002938D7">
            <w:pPr>
              <w:rPr>
                <w:rFonts w:eastAsia="Times New Roman"/>
              </w:rPr>
            </w:pPr>
            <w:hyperlink r:id="rId410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F1EB0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B1CF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7950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84061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5A96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BF7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7208E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EA51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375E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8091E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0442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8AAC84" w14:textId="77777777" w:rsidR="002938D7" w:rsidRDefault="002938D7">
            <w:pPr>
              <w:rPr>
                <w:rFonts w:eastAsia="Times New Roman"/>
              </w:rPr>
            </w:pPr>
            <w:hyperlink r:id="rId411" w:history="1">
              <w:r>
                <w:rPr>
                  <w:rStyle w:val="Hyperlink"/>
                  <w:rFonts w:eastAsia="Times New Roman"/>
                </w:rPr>
                <w:t>HU-01: Interfaz de selección de Plantilla base (Diseño, Nivel, Tipología)</w:t>
              </w:r>
            </w:hyperlink>
          </w:p>
        </w:tc>
      </w:tr>
    </w:tbl>
    <w:p w14:paraId="40D725C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2CAA1D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D0E1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6FF9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C683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A6EC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0875F4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AFBB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BFBE60" w14:textId="77777777" w:rsidR="002938D7" w:rsidRDefault="002938D7">
            <w:pPr>
              <w:rPr>
                <w:rFonts w:eastAsia="Times New Roman"/>
              </w:rPr>
            </w:pPr>
            <w:hyperlink r:id="rId41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F763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B51F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46F723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5FDD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D35A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4392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5A11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1EC94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7E7B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9B7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7DBB2E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FF6F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6E19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0FF97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6C06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53F5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922286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6CD0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8D69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E750CA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ABB52A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741C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696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61D252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5FD7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CF67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0|i0007b: </w:t>
            </w:r>
          </w:p>
        </w:tc>
      </w:tr>
    </w:tbl>
    <w:p w14:paraId="5CA75DD7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492FF9D">
          <v:rect id="_x0000_i1476" style="width:468pt;height:9pt" o:hralign="center" o:hrstd="t" o:hr="t" fillcolor="#a0a0a0" stroked="f"/>
        </w:pict>
      </w:r>
    </w:p>
    <w:p w14:paraId="1BC7E49D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B0BFC7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9A16E7" w14:textId="77777777" w:rsidR="002938D7" w:rsidRDefault="002938D7">
            <w:pPr>
              <w:rPr>
                <w:rFonts w:eastAsia="Times New Roman"/>
              </w:rPr>
            </w:pPr>
            <w:hyperlink r:id="rId413" w:history="1">
              <w:r>
                <w:rPr>
                  <w:rStyle w:val="Hyperlink"/>
                  <w:rFonts w:eastAsia="Times New Roman"/>
                  <w:b/>
                  <w:bCs/>
                </w:rPr>
                <w:t>HU-02: Formulario de captura de Metadatos (Nombre, código, período)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14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SCRUM-6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86D7AC7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6650ED0" wp14:editId="1DF6272B">
                  <wp:extent cx="152400" cy="152400"/>
                  <wp:effectExtent l="0" t="0" r="0" b="0"/>
                  <wp:docPr id="400" name="Picture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[SCRUM-35] </w:t>
            </w:r>
            <w:hyperlink r:id="rId415" w:history="1">
              <w:r>
                <w:rPr>
                  <w:rStyle w:val="Hyperlink"/>
                  <w:rFonts w:eastAsia="Times New Roman"/>
                </w:rPr>
                <w:t>• Frontend: Crear componente `MetadataForm.tsx` con radio group 'Nuevo / Existente' y campos condicionales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16ADD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E1F2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2F15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A5BF6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CBF4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9728A" w14:textId="77777777" w:rsidR="002938D7" w:rsidRDefault="002938D7">
            <w:pPr>
              <w:rPr>
                <w:rFonts w:eastAsia="Times New Roman"/>
              </w:rPr>
            </w:pPr>
            <w:hyperlink r:id="rId416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3F5C88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FFA7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D888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F90B0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1BFA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6317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45C27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E137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14CF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CF228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62FC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4BA76" w14:textId="77777777" w:rsidR="002938D7" w:rsidRDefault="002938D7">
            <w:pPr>
              <w:rPr>
                <w:rFonts w:eastAsia="Times New Roman"/>
              </w:rPr>
            </w:pPr>
            <w:hyperlink r:id="rId417" w:history="1">
              <w:r>
                <w:rPr>
                  <w:rStyle w:val="Hyperlink"/>
                  <w:rFonts w:eastAsia="Times New Roman"/>
                </w:rPr>
                <w:t>HU-02: Formulario de captura de Metadatos (Nombre, código, período)</w:t>
              </w:r>
            </w:hyperlink>
          </w:p>
        </w:tc>
      </w:tr>
    </w:tbl>
    <w:p w14:paraId="31084BA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81DD05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4A41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CDCE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75BB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A1B1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3E340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CE83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88730F" w14:textId="77777777" w:rsidR="002938D7" w:rsidRDefault="002938D7">
            <w:pPr>
              <w:rPr>
                <w:rFonts w:eastAsia="Times New Roman"/>
              </w:rPr>
            </w:pPr>
            <w:hyperlink r:id="rId41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B2CE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AA07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5B6959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400C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3A38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9850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6402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0AB068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9645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E329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9F6796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2660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4A56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5CADEB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9D19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EAE1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C5FC5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CFE4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776B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122E86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A3D8B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3BC2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B073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22CD46A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286C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E477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0|i0007j: </w:t>
            </w:r>
          </w:p>
        </w:tc>
      </w:tr>
    </w:tbl>
    <w:p w14:paraId="381D6517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7495BCA">
          <v:rect id="_x0000_i1477" style="width:468pt;height:9pt" o:hralign="center" o:hrstd="t" o:hr="t" fillcolor="#a0a0a0" stroked="f"/>
        </w:pict>
      </w:r>
    </w:p>
    <w:p w14:paraId="5ABC021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83E9AE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A8106D" w14:textId="77777777" w:rsidR="002938D7" w:rsidRDefault="002938D7">
            <w:pPr>
              <w:rPr>
                <w:rFonts w:eastAsia="Times New Roman"/>
              </w:rPr>
            </w:pPr>
            <w:hyperlink r:id="rId419" w:history="1">
              <w:r>
                <w:rPr>
                  <w:rStyle w:val="Hyperlink"/>
                  <w:rFonts w:eastAsia="Times New Roman"/>
                  <w:b/>
                  <w:bCs/>
                </w:rPr>
                <w:t>HU-02: Formulario de captura de Metadatos (Nombre, código, período)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20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SCRUM-6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F8B260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4530C95" wp14:editId="21166C73">
                  <wp:extent cx="152400" cy="152400"/>
                  <wp:effectExtent l="0" t="0" r="0" b="0"/>
                  <wp:docPr id="399" name="Picture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[SCRUM-36] </w:t>
            </w:r>
            <w:hyperlink r:id="rId421" w:history="1">
              <w:r>
                <w:rPr>
                  <w:rStyle w:val="Hyperlink"/>
                  <w:rFonts w:eastAsia="Times New Roman"/>
                </w:rPr>
                <w:t>• Frontend: Implementar validación: `courseName` obligatorio y no vacío cuando `courseOption === 'new'`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FBECCA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C991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D5E4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572AB4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BDD7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F55960" w14:textId="77777777" w:rsidR="002938D7" w:rsidRDefault="002938D7">
            <w:pPr>
              <w:rPr>
                <w:rFonts w:eastAsia="Times New Roman"/>
              </w:rPr>
            </w:pPr>
            <w:hyperlink r:id="rId422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5BCE1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211F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B11D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51EE7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1CC6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085E8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90554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AEF1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6DA9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B0982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97F3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147BB" w14:textId="77777777" w:rsidR="002938D7" w:rsidRDefault="002938D7">
            <w:pPr>
              <w:rPr>
                <w:rFonts w:eastAsia="Times New Roman"/>
              </w:rPr>
            </w:pPr>
            <w:hyperlink r:id="rId423" w:history="1">
              <w:r>
                <w:rPr>
                  <w:rStyle w:val="Hyperlink"/>
                  <w:rFonts w:eastAsia="Times New Roman"/>
                </w:rPr>
                <w:t>HU-02: Formulario de captura de Metadatos (Nombre, código, período)</w:t>
              </w:r>
            </w:hyperlink>
          </w:p>
        </w:tc>
      </w:tr>
    </w:tbl>
    <w:p w14:paraId="16F0046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44443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E5C2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6395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6ED4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C96C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A1AD7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DAEE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FEAE82" w14:textId="77777777" w:rsidR="002938D7" w:rsidRDefault="002938D7">
            <w:pPr>
              <w:rPr>
                <w:rFonts w:eastAsia="Times New Roman"/>
              </w:rPr>
            </w:pPr>
            <w:hyperlink r:id="rId42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795A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8F50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39571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BDE7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60B0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5091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E948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869D2D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37FF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AF3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A255C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C9B8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C73E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57C17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C25E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A11A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BAFCF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A632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F1F7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2C1B6B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C0CC51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8B6C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D381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7E270F8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F307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7B95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0|i0007r: </w:t>
            </w:r>
          </w:p>
        </w:tc>
      </w:tr>
    </w:tbl>
    <w:p w14:paraId="3B8BC57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44B33B8">
          <v:rect id="_x0000_i1478" style="width:468pt;height:9pt" o:hralign="center" o:hrstd="t" o:hr="t" fillcolor="#a0a0a0" stroked="f"/>
        </w:pict>
      </w:r>
    </w:p>
    <w:p w14:paraId="7C23908A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9EA05C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6CF950" w14:textId="77777777" w:rsidR="002938D7" w:rsidRDefault="002938D7">
            <w:pPr>
              <w:rPr>
                <w:rFonts w:eastAsia="Times New Roman"/>
              </w:rPr>
            </w:pPr>
            <w:hyperlink r:id="rId425" w:history="1">
              <w:r>
                <w:rPr>
                  <w:rStyle w:val="Hyperlink"/>
                  <w:rFonts w:eastAsia="Times New Roman"/>
                  <w:b/>
                  <w:bCs/>
                </w:rPr>
                <w:t>HU-02: Formulario de captura de Metadatos (Nombre, código, período)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2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SCRUM-6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EA5639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40BFFAD" wp14:editId="5B5C3DA1">
                  <wp:extent cx="152400" cy="152400"/>
                  <wp:effectExtent l="0" t="0" r="0" b="0"/>
                  <wp:docPr id="398" name="Picture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[SCRUM-37] </w:t>
            </w:r>
            <w:hyperlink r:id="rId427" w:history="1">
              <w:r>
                <w:rPr>
                  <w:rStyle w:val="Hyperlink"/>
                  <w:rFonts w:eastAsia="Times New Roman"/>
                </w:rPr>
                <w:t>• Frontend: Implementar validación: `courseId` debe ser entero positivo (&gt; 0) cuando `courseOption === 'existing'`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7107601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ED45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9299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4DCC41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FE4B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A99598" w14:textId="77777777" w:rsidR="002938D7" w:rsidRDefault="002938D7">
            <w:pPr>
              <w:rPr>
                <w:rFonts w:eastAsia="Times New Roman"/>
              </w:rPr>
            </w:pPr>
            <w:hyperlink r:id="rId42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58513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5B27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0C28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AAA47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3FE6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85FF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D453B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7C39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B574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227549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1268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512C8F" w14:textId="77777777" w:rsidR="002938D7" w:rsidRDefault="002938D7">
            <w:pPr>
              <w:rPr>
                <w:rFonts w:eastAsia="Times New Roman"/>
              </w:rPr>
            </w:pPr>
            <w:hyperlink r:id="rId429" w:history="1">
              <w:r>
                <w:rPr>
                  <w:rStyle w:val="Hyperlink"/>
                  <w:rFonts w:eastAsia="Times New Roman"/>
                </w:rPr>
                <w:t>HU-02: Formulario de captura de Metadatos (Nombre, código, período)</w:t>
              </w:r>
            </w:hyperlink>
          </w:p>
        </w:tc>
      </w:tr>
    </w:tbl>
    <w:p w14:paraId="29E4511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AD6E9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078F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2B8B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A55F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449A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98522B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D121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FEBCF5" w14:textId="77777777" w:rsidR="002938D7" w:rsidRDefault="002938D7">
            <w:pPr>
              <w:rPr>
                <w:rFonts w:eastAsia="Times New Roman"/>
              </w:rPr>
            </w:pPr>
            <w:hyperlink r:id="rId43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A3E9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367D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6CB40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91F9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2581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D96E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800E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4CEBE6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7FB4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3C9F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72EE0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6A4C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1246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80964F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72CC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1DF9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D5DF0A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7250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8F23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7E512F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33959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14D2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E09E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68587D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397E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B121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0|i0007z: </w:t>
            </w:r>
          </w:p>
        </w:tc>
      </w:tr>
    </w:tbl>
    <w:p w14:paraId="25C69272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CB522A6">
          <v:rect id="_x0000_i1479" style="width:468pt;height:9pt" o:hralign="center" o:hrstd="t" o:hr="t" fillcolor="#a0a0a0" stroked="f"/>
        </w:pict>
      </w:r>
    </w:p>
    <w:p w14:paraId="4DECDF41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2AB2B84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3D912A" w14:textId="77777777" w:rsidR="002938D7" w:rsidRDefault="002938D7">
            <w:pPr>
              <w:rPr>
                <w:rFonts w:eastAsia="Times New Roman"/>
              </w:rPr>
            </w:pPr>
            <w:hyperlink r:id="rId431" w:history="1">
              <w:r>
                <w:rPr>
                  <w:rStyle w:val="Hyperlink"/>
                  <w:rFonts w:eastAsia="Times New Roman"/>
                  <w:b/>
                  <w:bCs/>
                </w:rPr>
                <w:t>HU-02: Formulario de captura de Metadatos (Nombre, código, período)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32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SCRUM-6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BF6B5D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BFF405A" wp14:editId="1A5494E3">
                  <wp:extent cx="152400" cy="152400"/>
                  <wp:effectExtent l="0" t="0" r="0" b="0"/>
                  <wp:docPr id="397" name="Picture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[SCRUM-38] </w:t>
            </w:r>
            <w:hyperlink r:id="rId433" w:history="1">
              <w:r>
                <w:rPr>
                  <w:rStyle w:val="Hyperlink"/>
                  <w:rFonts w:eastAsia="Times New Roman"/>
                </w:rPr>
                <w:t>• Frontend: Añadir tipo `CourseMetadata` en `types.ts` con campos: `courseOption: 'new' | 'existing'`, `courseName?: string`, `courseId?: number`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820D1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B106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5BC1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7F3A6B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FEC2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80DEE4" w14:textId="77777777" w:rsidR="002938D7" w:rsidRDefault="002938D7">
            <w:pPr>
              <w:rPr>
                <w:rFonts w:eastAsia="Times New Roman"/>
              </w:rPr>
            </w:pPr>
            <w:hyperlink r:id="rId434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B698E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4EDA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26DF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0D4DA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80DA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54AF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985DC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D925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0CE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B07990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7B2E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B9693F" w14:textId="77777777" w:rsidR="002938D7" w:rsidRDefault="002938D7">
            <w:pPr>
              <w:rPr>
                <w:rFonts w:eastAsia="Times New Roman"/>
              </w:rPr>
            </w:pPr>
            <w:hyperlink r:id="rId435" w:history="1">
              <w:r>
                <w:rPr>
                  <w:rStyle w:val="Hyperlink"/>
                  <w:rFonts w:eastAsia="Times New Roman"/>
                </w:rPr>
                <w:t>HU-02: Formulario de captura de Metadatos (Nombre, código, período)</w:t>
              </w:r>
            </w:hyperlink>
          </w:p>
        </w:tc>
      </w:tr>
    </w:tbl>
    <w:p w14:paraId="5D85DD2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6B296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8141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B72D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6288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158C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38B4BF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39BE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59C439" w14:textId="77777777" w:rsidR="002938D7" w:rsidRDefault="002938D7">
            <w:pPr>
              <w:rPr>
                <w:rFonts w:eastAsia="Times New Roman"/>
              </w:rPr>
            </w:pPr>
            <w:hyperlink r:id="rId43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C97A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7E97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87BF67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EED6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9DE9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1CFE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633F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2C3811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AA3D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0123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3FCE0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3C1A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E02D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DFEE5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CF42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445F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AB569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AA50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E3F8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C9F733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0691CF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1487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AFAC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0240290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89BF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843D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0|i00087: </w:t>
            </w:r>
          </w:p>
        </w:tc>
      </w:tr>
    </w:tbl>
    <w:p w14:paraId="727327C4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9E09A4A">
          <v:rect id="_x0000_i1480" style="width:468pt;height:9pt" o:hralign="center" o:hrstd="t" o:hr="t" fillcolor="#a0a0a0" stroked="f"/>
        </w:pict>
      </w:r>
    </w:p>
    <w:p w14:paraId="46C980D1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83F121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5FB103" w14:textId="77777777" w:rsidR="002938D7" w:rsidRDefault="002938D7">
            <w:pPr>
              <w:rPr>
                <w:rFonts w:eastAsia="Times New Roman"/>
              </w:rPr>
            </w:pPr>
            <w:hyperlink r:id="rId437" w:history="1">
              <w:r>
                <w:rPr>
                  <w:rStyle w:val="Hyperlink"/>
                  <w:rFonts w:eastAsia="Times New Roman"/>
                  <w:b/>
                  <w:bCs/>
                </w:rPr>
                <w:t>HU-02: Formulario de captura de Metadatos (Nombre, código, período)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38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SCRUM-6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11686D2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88BC9D8" wp14:editId="25CB4FD1">
                  <wp:extent cx="152400" cy="152400"/>
                  <wp:effectExtent l="0" t="0" r="0" b="0"/>
                  <wp:docPr id="396" name="Picture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[SCRUM-39] </w:t>
            </w:r>
            <w:hyperlink r:id="rId439" w:history="1">
              <w:r>
                <w:rPr>
                  <w:rStyle w:val="Hyperlink"/>
                  <w:rFonts w:eastAsia="Times New Roman"/>
                </w:rPr>
                <w:t>• Frontend: Integrar en `DeployPage` como paso 3 del wizard, conectando con `handleMetadataComplete()`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64034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A6A4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0649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AAE008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3A99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14091B" w14:textId="77777777" w:rsidR="002938D7" w:rsidRDefault="002938D7">
            <w:pPr>
              <w:rPr>
                <w:rFonts w:eastAsia="Times New Roman"/>
              </w:rPr>
            </w:pPr>
            <w:hyperlink r:id="rId440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E2FAE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577C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5620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62C3B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551C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077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D96D4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948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552C7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D2AAE6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64F5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29EB0A" w14:textId="77777777" w:rsidR="002938D7" w:rsidRDefault="002938D7">
            <w:pPr>
              <w:rPr>
                <w:rFonts w:eastAsia="Times New Roman"/>
              </w:rPr>
            </w:pPr>
            <w:hyperlink r:id="rId441" w:history="1">
              <w:r>
                <w:rPr>
                  <w:rStyle w:val="Hyperlink"/>
                  <w:rFonts w:eastAsia="Times New Roman"/>
                </w:rPr>
                <w:t>HU-02: Formulario de captura de Metadatos (Nombre, código, período)</w:t>
              </w:r>
            </w:hyperlink>
          </w:p>
        </w:tc>
      </w:tr>
    </w:tbl>
    <w:p w14:paraId="59729CF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0E1C7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FC4B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EA62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DCDD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1893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4F8D75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AA22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F979C" w14:textId="77777777" w:rsidR="002938D7" w:rsidRDefault="002938D7">
            <w:pPr>
              <w:rPr>
                <w:rFonts w:eastAsia="Times New Roman"/>
              </w:rPr>
            </w:pPr>
            <w:hyperlink r:id="rId44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6838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3B38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719727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696C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7F28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4162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7D39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11E185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482A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9055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CB349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97D3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86F0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04A2A7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2546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1164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513B2E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4C03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34F1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FC2B35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4DCA98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65DF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4695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459E90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5FDE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DB71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0|i0008f: </w:t>
            </w:r>
          </w:p>
        </w:tc>
      </w:tr>
    </w:tbl>
    <w:p w14:paraId="6F1B27A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3C1D195">
          <v:rect id="_x0000_i1481" style="width:468pt;height:9pt" o:hralign="center" o:hrstd="t" o:hr="t" fillcolor="#a0a0a0" stroked="f"/>
        </w:pict>
      </w:r>
    </w:p>
    <w:p w14:paraId="7FCD8D6E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F828E7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B7ABBA" w14:textId="77777777" w:rsidR="002938D7" w:rsidRDefault="002938D7">
            <w:pPr>
              <w:rPr>
                <w:rFonts w:eastAsia="Times New Roman"/>
              </w:rPr>
            </w:pPr>
            <w:hyperlink r:id="rId443" w:history="1">
              <w:r>
                <w:rPr>
                  <w:rStyle w:val="Hyperlink"/>
                  <w:rFonts w:eastAsia="Times New Roman"/>
                  <w:b/>
                  <w:bCs/>
                </w:rPr>
                <w:t>HU-02: Formulario de captura de Metadatos (Nombre, código, período)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44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SCRUM-6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043AE4D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D91EDA3" wp14:editId="22565C03">
                  <wp:extent cx="152400" cy="152400"/>
                  <wp:effectExtent l="0" t="0" r="0" b="0"/>
                  <wp:docPr id="395" name="Picture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[SCRUM-40] </w:t>
            </w:r>
            <w:hyperlink r:id="rId445" w:history="1">
              <w:r>
                <w:rPr>
                  <w:rStyle w:val="Hyperlink"/>
                  <w:rFonts w:eastAsia="Times New Roman"/>
                </w:rPr>
                <w:t>• Frontend: Deshabilitar el botón 'Continuar' mientras la validación activa falle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50516E0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185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956B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C5FB63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F788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47A3B2" w14:textId="77777777" w:rsidR="002938D7" w:rsidRDefault="002938D7">
            <w:pPr>
              <w:rPr>
                <w:rFonts w:eastAsia="Times New Roman"/>
              </w:rPr>
            </w:pPr>
            <w:hyperlink r:id="rId446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D8153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DEFC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7974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696D4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B51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1AA7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86C14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67BC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B8DF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40D0AC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67C1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6EF72B" w14:textId="77777777" w:rsidR="002938D7" w:rsidRDefault="002938D7">
            <w:pPr>
              <w:rPr>
                <w:rFonts w:eastAsia="Times New Roman"/>
              </w:rPr>
            </w:pPr>
            <w:hyperlink r:id="rId447" w:history="1">
              <w:r>
                <w:rPr>
                  <w:rStyle w:val="Hyperlink"/>
                  <w:rFonts w:eastAsia="Times New Roman"/>
                </w:rPr>
                <w:t>HU-02: Formulario de captura de Metadatos (Nombre, código, período)</w:t>
              </w:r>
            </w:hyperlink>
          </w:p>
        </w:tc>
      </w:tr>
    </w:tbl>
    <w:p w14:paraId="6364670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C5A12B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D1BB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06B7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C0DA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88C0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8AF10C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8D4C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C174E8" w14:textId="77777777" w:rsidR="002938D7" w:rsidRDefault="002938D7">
            <w:pPr>
              <w:rPr>
                <w:rFonts w:eastAsia="Times New Roman"/>
              </w:rPr>
            </w:pPr>
            <w:hyperlink r:id="rId44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AEDF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CF1D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0FCD5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249E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E940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5C31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E62A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5B2A74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946B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DE6A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C29C5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C788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D854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4020F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826D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A6AB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2228FD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2BC4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2BFA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2F4192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49DC08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7580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D279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7542E79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EF3B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D8FB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0|i0008n: </w:t>
            </w:r>
          </w:p>
        </w:tc>
      </w:tr>
    </w:tbl>
    <w:p w14:paraId="22BB35F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61491BD">
          <v:rect id="_x0000_i1482" style="width:468pt;height:9pt" o:hralign="center" o:hrstd="t" o:hr="t" fillcolor="#a0a0a0" stroked="f"/>
        </w:pict>
      </w:r>
    </w:p>
    <w:p w14:paraId="031221DF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8DDC46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AA1305" w14:textId="77777777" w:rsidR="002938D7" w:rsidRDefault="002938D7">
            <w:pPr>
              <w:rPr>
                <w:rFonts w:eastAsia="Times New Roman"/>
              </w:rPr>
            </w:pPr>
            <w:hyperlink r:id="rId449" w:history="1">
              <w:r>
                <w:rPr>
                  <w:rStyle w:val="Hyperlink"/>
                  <w:rFonts w:eastAsia="Times New Roman"/>
                  <w:b/>
                  <w:bCs/>
                </w:rPr>
                <w:t>HU-03: Interfaz visual de carga de archivos (Zona Drag &amp; Drop para ZIP y Excel)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50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CA88AB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E27F7C5" wp14:editId="1E5920ED">
                  <wp:extent cx="152400" cy="152400"/>
                  <wp:effectExtent l="0" t="0" r="0" b="0"/>
                  <wp:docPr id="394" name="Picture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[SCRUM-41] </w:t>
            </w:r>
            <w:hyperlink r:id="rId451" w:history="1">
              <w:r>
                <w:rPr>
                  <w:rStyle w:val="Hyperlink"/>
                  <w:rFonts w:eastAsia="Times New Roman"/>
                </w:rPr>
                <w:t>Crear componente `DropZone.tsx` con zona de arrastre nativa (`onDragOver`, `onDrop`) y clic para abrir selector de archivos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075DD98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C37E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D5F6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38D864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6FBC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96E9A0" w14:textId="77777777" w:rsidR="002938D7" w:rsidRDefault="002938D7">
            <w:pPr>
              <w:rPr>
                <w:rFonts w:eastAsia="Times New Roman"/>
              </w:rPr>
            </w:pPr>
            <w:hyperlink r:id="rId452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F5F9E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6616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7862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6B43E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47EB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1402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722CC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C092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AF74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E39B15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13D2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7ACDE6" w14:textId="77777777" w:rsidR="002938D7" w:rsidRDefault="002938D7">
            <w:pPr>
              <w:rPr>
                <w:rFonts w:eastAsia="Times New Roman"/>
              </w:rPr>
            </w:pPr>
            <w:hyperlink r:id="rId453" w:history="1">
              <w:r>
                <w:rPr>
                  <w:rStyle w:val="Hyperlink"/>
                  <w:rFonts w:eastAsia="Times New Roman"/>
                </w:rPr>
                <w:t>HU-03: Interfaz visual de carga de archivos (Zona Drag &amp; Drop para ZIP y Excel)</w:t>
              </w:r>
            </w:hyperlink>
          </w:p>
        </w:tc>
      </w:tr>
    </w:tbl>
    <w:p w14:paraId="0656419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15028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1DDF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1B73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3830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B935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EFCC80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2F56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117578" w14:textId="77777777" w:rsidR="002938D7" w:rsidRDefault="002938D7">
            <w:pPr>
              <w:rPr>
                <w:rFonts w:eastAsia="Times New Roman"/>
              </w:rPr>
            </w:pPr>
            <w:hyperlink r:id="rId45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D464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2C99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64936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92CA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770F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8DAB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04C6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533BC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C621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FCCC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E8080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D2E5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AABF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D22803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C66F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C27C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C9F4E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9DD5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085B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6A4AC8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9DAC01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7C62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E575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0EA51B2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0727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94F5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0|i0008v: </w:t>
            </w:r>
          </w:p>
        </w:tc>
      </w:tr>
    </w:tbl>
    <w:p w14:paraId="6F103EF3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C50EE33">
          <v:rect id="_x0000_i1483" style="width:468pt;height:9pt" o:hralign="center" o:hrstd="t" o:hr="t" fillcolor="#a0a0a0" stroked="f"/>
        </w:pict>
      </w:r>
    </w:p>
    <w:p w14:paraId="5D4BD38E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B1F819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FFE25A" w14:textId="77777777" w:rsidR="002938D7" w:rsidRDefault="002938D7">
            <w:pPr>
              <w:rPr>
                <w:rFonts w:eastAsia="Times New Roman"/>
              </w:rPr>
            </w:pPr>
            <w:hyperlink r:id="rId455" w:history="1">
              <w:r>
                <w:rPr>
                  <w:rStyle w:val="Hyperlink"/>
                  <w:rFonts w:eastAsia="Times New Roman"/>
                  <w:b/>
                  <w:bCs/>
                </w:rPr>
                <w:t>HU-03: Interfaz visual de carga de archivos (Zona Drag &amp; Drop para ZIP y Excel)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5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39B628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7CF0D05" wp14:editId="4D334146">
                  <wp:extent cx="152400" cy="152400"/>
                  <wp:effectExtent l="0" t="0" r="0" b="0"/>
                  <wp:docPr id="393" name="Picture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[SCRUM-42] </w:t>
            </w:r>
            <w:hyperlink r:id="rId457" w:history="1">
              <w:r>
                <w:rPr>
                  <w:rStyle w:val="Hyperlink"/>
                  <w:rFonts w:eastAsia="Times New Roman"/>
                </w:rPr>
                <w:t>Implementar validación de extensión .zip en cliente antes de llamar al backend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2AABB4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BCB3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4DE0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BB90DC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DFB4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0D9926" w14:textId="77777777" w:rsidR="002938D7" w:rsidRDefault="002938D7">
            <w:pPr>
              <w:rPr>
                <w:rFonts w:eastAsia="Times New Roman"/>
              </w:rPr>
            </w:pPr>
            <w:hyperlink r:id="rId45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73193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51CC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13C3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1FAD0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F32B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CD1D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C7E66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1113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17CF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9ABE6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26F3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6603C9" w14:textId="77777777" w:rsidR="002938D7" w:rsidRDefault="002938D7">
            <w:pPr>
              <w:rPr>
                <w:rFonts w:eastAsia="Times New Roman"/>
              </w:rPr>
            </w:pPr>
            <w:hyperlink r:id="rId459" w:history="1">
              <w:r>
                <w:rPr>
                  <w:rStyle w:val="Hyperlink"/>
                  <w:rFonts w:eastAsia="Times New Roman"/>
                </w:rPr>
                <w:t>HU-03: Interfaz visual de carga de archivos (Zona Drag &amp; Drop para ZIP y Excel)</w:t>
              </w:r>
            </w:hyperlink>
          </w:p>
        </w:tc>
      </w:tr>
    </w:tbl>
    <w:p w14:paraId="52BF239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AF2F73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C556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9C4B7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0751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D308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F4D3E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0414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8D092C" w14:textId="77777777" w:rsidR="002938D7" w:rsidRDefault="002938D7">
            <w:pPr>
              <w:rPr>
                <w:rFonts w:eastAsia="Times New Roman"/>
              </w:rPr>
            </w:pPr>
            <w:hyperlink r:id="rId46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A5C6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B693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A8B4BD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6953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B9FB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F1C6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58D9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DC97B7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E976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8484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1D01E9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91B7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2B4A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EA2706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331E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1A0E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B1B6E7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BF7C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10A8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6699C8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B5437B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A6C4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BB2A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15C5784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EAB8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60A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0|i00093: </w:t>
            </w:r>
          </w:p>
        </w:tc>
      </w:tr>
    </w:tbl>
    <w:p w14:paraId="53A504C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25BE6B5">
          <v:rect id="_x0000_i1484" style="width:468pt;height:9pt" o:hralign="center" o:hrstd="t" o:hr="t" fillcolor="#a0a0a0" stroked="f"/>
        </w:pict>
      </w:r>
    </w:p>
    <w:p w14:paraId="7CB61CB6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8BE67B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787610" w14:textId="77777777" w:rsidR="002938D7" w:rsidRDefault="002938D7">
            <w:pPr>
              <w:rPr>
                <w:rFonts w:eastAsia="Times New Roman"/>
              </w:rPr>
            </w:pPr>
            <w:hyperlink r:id="rId461" w:history="1">
              <w:r>
                <w:rPr>
                  <w:rStyle w:val="Hyperlink"/>
                  <w:rFonts w:eastAsia="Times New Roman"/>
                  <w:b/>
                  <w:bCs/>
                </w:rPr>
                <w:t>HU-03: Interfaz visual de carga de archivos (Zona Drag &amp; Drop para ZIP y Excel)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62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5563F12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AAE8425" wp14:editId="741069D6">
                  <wp:extent cx="152400" cy="152400"/>
                  <wp:effectExtent l="0" t="0" r="0" b="0"/>
                  <wp:docPr id="392" name="Picture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[SCRUM-43] </w:t>
            </w:r>
            <w:hyperlink r:id="rId463" w:history="1">
              <w:r>
                <w:rPr>
                  <w:rStyle w:val="Hyperlink"/>
                  <w:rFonts w:eastAsia="Times New Roman"/>
                </w:rPr>
                <w:t>Llamar a `POST /api/v1/deploy/upload` con `FormData` (zip_file + excel_file opcional)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11743B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9E7B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E56C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00B28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2774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A3A55A" w14:textId="77777777" w:rsidR="002938D7" w:rsidRDefault="002938D7">
            <w:pPr>
              <w:rPr>
                <w:rFonts w:eastAsia="Times New Roman"/>
              </w:rPr>
            </w:pPr>
            <w:hyperlink r:id="rId464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693D6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2F59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7E19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42715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9A95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7929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A6EB8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74BA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111C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83A8E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CD2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152BB5" w14:textId="77777777" w:rsidR="002938D7" w:rsidRDefault="002938D7">
            <w:pPr>
              <w:rPr>
                <w:rFonts w:eastAsia="Times New Roman"/>
              </w:rPr>
            </w:pPr>
            <w:hyperlink r:id="rId465" w:history="1">
              <w:r>
                <w:rPr>
                  <w:rStyle w:val="Hyperlink"/>
                  <w:rFonts w:eastAsia="Times New Roman"/>
                </w:rPr>
                <w:t>HU-03: Interfaz visual de carga de archivos (Zona Drag &amp; Drop para ZIP y Excel)</w:t>
              </w:r>
            </w:hyperlink>
          </w:p>
        </w:tc>
      </w:tr>
    </w:tbl>
    <w:p w14:paraId="296A62F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D26597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64AB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151A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9A43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0E42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04130E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4308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AF5053" w14:textId="77777777" w:rsidR="002938D7" w:rsidRDefault="002938D7">
            <w:pPr>
              <w:rPr>
                <w:rFonts w:eastAsia="Times New Roman"/>
              </w:rPr>
            </w:pPr>
            <w:hyperlink r:id="rId46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A944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AF7C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4748E4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FDE2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F8D7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6D45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0A05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270C2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81E2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CACE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43E4D8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392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56C1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88831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309D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0B2B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169141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EF9F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D21B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7349D8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720E0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8C48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D24E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7B8558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7E5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00B0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0|i0009b: </w:t>
            </w:r>
          </w:p>
        </w:tc>
      </w:tr>
    </w:tbl>
    <w:p w14:paraId="45A5ABE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4B93440">
          <v:rect id="_x0000_i1485" style="width:468pt;height:9pt" o:hralign="center" o:hrstd="t" o:hr="t" fillcolor="#a0a0a0" stroked="f"/>
        </w:pict>
      </w:r>
    </w:p>
    <w:p w14:paraId="7FC04BD3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28A325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29E37A" w14:textId="77777777" w:rsidR="002938D7" w:rsidRDefault="002938D7">
            <w:pPr>
              <w:rPr>
                <w:rFonts w:eastAsia="Times New Roman"/>
              </w:rPr>
            </w:pPr>
            <w:hyperlink r:id="rId467" w:history="1">
              <w:r>
                <w:rPr>
                  <w:rStyle w:val="Hyperlink"/>
                  <w:rFonts w:eastAsia="Times New Roman"/>
                  <w:b/>
                  <w:bCs/>
                </w:rPr>
                <w:t>HU-03: Interfaz visual de carga de archivos (Zona Drag &amp; Drop para ZIP y Excel)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68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50882AE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0163851" wp14:editId="2F7B56B1">
                  <wp:extent cx="152400" cy="152400"/>
                  <wp:effectExtent l="0" t="0" r="0" b="0"/>
                  <wp:docPr id="391" name="Picture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[SCRUM-44] </w:t>
            </w:r>
            <w:hyperlink r:id="rId469" w:history="1">
              <w:r>
                <w:rPr>
                  <w:rStyle w:val="Hyperlink"/>
                  <w:rFonts w:eastAsia="Times New Roman"/>
                </w:rPr>
                <w:t>Mostrar spinner/barra de carga mientras la petición está en vuelo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F1C757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BAFB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5D44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D7C382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D374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1735EA" w14:textId="77777777" w:rsidR="002938D7" w:rsidRDefault="002938D7">
            <w:pPr>
              <w:rPr>
                <w:rFonts w:eastAsia="Times New Roman"/>
              </w:rPr>
            </w:pPr>
            <w:hyperlink r:id="rId470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6E069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8260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B7E5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601FC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4EB2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259C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1944D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4744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2B13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B3CAB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61B3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38D47E" w14:textId="77777777" w:rsidR="002938D7" w:rsidRDefault="002938D7">
            <w:pPr>
              <w:rPr>
                <w:rFonts w:eastAsia="Times New Roman"/>
              </w:rPr>
            </w:pPr>
            <w:hyperlink r:id="rId471" w:history="1">
              <w:r>
                <w:rPr>
                  <w:rStyle w:val="Hyperlink"/>
                  <w:rFonts w:eastAsia="Times New Roman"/>
                </w:rPr>
                <w:t>HU-03: Interfaz visual de carga de archivos (Zona Drag &amp; Drop para ZIP y Excel)</w:t>
              </w:r>
            </w:hyperlink>
          </w:p>
        </w:tc>
      </w:tr>
    </w:tbl>
    <w:p w14:paraId="017EFF0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3FA0E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09FB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151A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9F48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B273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EE228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0EB7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9D0B9B" w14:textId="77777777" w:rsidR="002938D7" w:rsidRDefault="002938D7">
            <w:pPr>
              <w:rPr>
                <w:rFonts w:eastAsia="Times New Roman"/>
              </w:rPr>
            </w:pPr>
            <w:hyperlink r:id="rId47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D302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08C7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6F3A84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357D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1FF9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A7F0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B774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7AE50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8B43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B97A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0754E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64A5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3EC7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18A6A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63B7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7E76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BF3A3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1862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78F8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CD8013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2352B3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B2A2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0259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357632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C799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5985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0|i0009j: </w:t>
            </w:r>
          </w:p>
        </w:tc>
      </w:tr>
    </w:tbl>
    <w:p w14:paraId="1284A7C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9B980EB">
          <v:rect id="_x0000_i1486" style="width:468pt;height:9pt" o:hralign="center" o:hrstd="t" o:hr="t" fillcolor="#a0a0a0" stroked="f"/>
        </w:pict>
      </w:r>
    </w:p>
    <w:p w14:paraId="0624EBC3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3D38CB4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755E59" w14:textId="77777777" w:rsidR="002938D7" w:rsidRDefault="002938D7">
            <w:pPr>
              <w:rPr>
                <w:rFonts w:eastAsia="Times New Roman"/>
              </w:rPr>
            </w:pPr>
            <w:hyperlink r:id="rId473" w:history="1">
              <w:r>
                <w:rPr>
                  <w:rStyle w:val="Hyperlink"/>
                  <w:rFonts w:eastAsia="Times New Roman"/>
                  <w:b/>
                  <w:bCs/>
                </w:rPr>
                <w:t>HU-03: Interfaz visual de carga de archivos (Zona Drag &amp; Drop para ZIP y Excel)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74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EB15340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C938F30" wp14:editId="53E8F9C8">
                  <wp:extent cx="152400" cy="152400"/>
                  <wp:effectExtent l="0" t="0" r="0" b="0"/>
                  <wp:docPr id="390" name="Picture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[SCRUM-45] </w:t>
            </w:r>
            <w:hyperlink r:id="rId475" w:history="1">
              <w:r>
                <w:rPr>
                  <w:rStyle w:val="Hyperlink"/>
                  <w:rFonts w:eastAsia="Times New Roman"/>
                </w:rPr>
                <w:t>Mostrar resumen de respuesta: filename, total_files, total_size_mb, folders_renamed, files_renamed, warnings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01C68D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C98F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9A12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AB0920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24DA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DAEC85" w14:textId="77777777" w:rsidR="002938D7" w:rsidRDefault="002938D7">
            <w:pPr>
              <w:rPr>
                <w:rFonts w:eastAsia="Times New Roman"/>
              </w:rPr>
            </w:pPr>
            <w:hyperlink r:id="rId476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1FD06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DE8C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B85E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3CFED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DDAE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76DB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7EE0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C902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6637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A11F0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7623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32346B" w14:textId="77777777" w:rsidR="002938D7" w:rsidRDefault="002938D7">
            <w:pPr>
              <w:rPr>
                <w:rFonts w:eastAsia="Times New Roman"/>
              </w:rPr>
            </w:pPr>
            <w:hyperlink r:id="rId477" w:history="1">
              <w:r>
                <w:rPr>
                  <w:rStyle w:val="Hyperlink"/>
                  <w:rFonts w:eastAsia="Times New Roman"/>
                </w:rPr>
                <w:t>HU-03: Interfaz visual de carga de archivos (Zona Drag &amp; Drop para ZIP y Excel)</w:t>
              </w:r>
            </w:hyperlink>
          </w:p>
        </w:tc>
      </w:tr>
    </w:tbl>
    <w:p w14:paraId="6D47DDA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58C767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0EE8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F642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5F6A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900E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9ED289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A9BB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8ECCE6" w14:textId="77777777" w:rsidR="002938D7" w:rsidRDefault="002938D7">
            <w:pPr>
              <w:rPr>
                <w:rFonts w:eastAsia="Times New Roman"/>
              </w:rPr>
            </w:pPr>
            <w:hyperlink r:id="rId47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5778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A79A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88BEC5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3BF3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F6F8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B417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FF4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29B54A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F6B9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493C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FA9CE6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C50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7D29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6C4FF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60F1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0C8E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33DC78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925F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61CE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41D14E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51E94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B7FA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0B07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5E52349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45EF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0768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0|i0009r: </w:t>
            </w:r>
          </w:p>
        </w:tc>
      </w:tr>
    </w:tbl>
    <w:p w14:paraId="12B7E6B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BC3433A">
          <v:rect id="_x0000_i1487" style="width:468pt;height:9pt" o:hralign="center" o:hrstd="t" o:hr="t" fillcolor="#a0a0a0" stroked="f"/>
        </w:pict>
      </w:r>
    </w:p>
    <w:p w14:paraId="341B9363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250564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F215AF" w14:textId="77777777" w:rsidR="002938D7" w:rsidRDefault="002938D7">
            <w:pPr>
              <w:rPr>
                <w:rFonts w:eastAsia="Times New Roman"/>
              </w:rPr>
            </w:pPr>
            <w:hyperlink r:id="rId479" w:history="1">
              <w:r>
                <w:rPr>
                  <w:rStyle w:val="Hyperlink"/>
                  <w:rFonts w:eastAsia="Times New Roman"/>
                  <w:b/>
                  <w:bCs/>
                </w:rPr>
                <w:t>HU-03: Interfaz visual de carga de archivos (Zona Drag &amp; Drop para ZIP y Excel)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80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2369074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CF6CC2D" wp14:editId="2303DED3">
                  <wp:extent cx="152400" cy="152400"/>
                  <wp:effectExtent l="0" t="0" r="0" b="0"/>
                  <wp:docPr id="389" name="Picture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[SCRUM-46] </w:t>
            </w:r>
            <w:hyperlink r:id="rId481" w:history="1">
              <w:r>
                <w:rPr>
                  <w:rStyle w:val="Hyperlink"/>
                  <w:rFonts w:eastAsia="Times New Roman"/>
                </w:rPr>
                <w:t>Guardar `{zipFile, excelFile}` como `uploadedFiles` en el estado del wizard para el deploy posterior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39B2B86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9EA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7947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58F5EC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596B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8CB1D7" w14:textId="77777777" w:rsidR="002938D7" w:rsidRDefault="002938D7">
            <w:pPr>
              <w:rPr>
                <w:rFonts w:eastAsia="Times New Roman"/>
              </w:rPr>
            </w:pPr>
            <w:hyperlink r:id="rId482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70485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347B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7FEF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9886D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9281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800D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9ADC7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E04B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B9DF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66D4FE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DA40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D93FB2" w14:textId="77777777" w:rsidR="002938D7" w:rsidRDefault="002938D7">
            <w:pPr>
              <w:rPr>
                <w:rFonts w:eastAsia="Times New Roman"/>
              </w:rPr>
            </w:pPr>
            <w:hyperlink r:id="rId483" w:history="1">
              <w:r>
                <w:rPr>
                  <w:rStyle w:val="Hyperlink"/>
                  <w:rFonts w:eastAsia="Times New Roman"/>
                </w:rPr>
                <w:t>HU-03: Interfaz visual de carga de archivos (Zona Drag &amp; Drop para ZIP y Excel)</w:t>
              </w:r>
            </w:hyperlink>
          </w:p>
        </w:tc>
      </w:tr>
    </w:tbl>
    <w:p w14:paraId="3A9E37C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087710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E29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1CED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DA9F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31FB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DDA4A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07A0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9FD791" w14:textId="77777777" w:rsidR="002938D7" w:rsidRDefault="002938D7">
            <w:pPr>
              <w:rPr>
                <w:rFonts w:eastAsia="Times New Roman"/>
              </w:rPr>
            </w:pPr>
            <w:hyperlink r:id="rId48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1DAF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F46B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985BCF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76AA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73C1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DFB3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F1C0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3B6294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B04B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51C3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9965C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59DC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679A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7BFE4B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544D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2A6D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97136E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B615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5636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753111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0A146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C327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BED2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03816ED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2C4B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5352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0|i0009z: </w:t>
            </w:r>
          </w:p>
        </w:tc>
      </w:tr>
    </w:tbl>
    <w:p w14:paraId="1785D4D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687FD85">
          <v:rect id="_x0000_i1488" style="width:468pt;height:9pt" o:hralign="center" o:hrstd="t" o:hr="t" fillcolor="#a0a0a0" stroked="f"/>
        </w:pict>
      </w:r>
    </w:p>
    <w:p w14:paraId="044338CA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0B5679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E65A74" w14:textId="77777777" w:rsidR="002938D7" w:rsidRDefault="002938D7">
            <w:pPr>
              <w:rPr>
                <w:rFonts w:eastAsia="Times New Roman"/>
              </w:rPr>
            </w:pPr>
            <w:hyperlink r:id="rId485" w:history="1">
              <w:r>
                <w:rPr>
                  <w:rStyle w:val="Hyperlink"/>
                  <w:rFonts w:eastAsia="Times New Roman"/>
                  <w:b/>
                  <w:bCs/>
                </w:rPr>
                <w:t>HU-03: Interfaz visual de carga de archivos (Zona Drag &amp; Drop para ZIP y Excel)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8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D28C90B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A15D25A" wp14:editId="023383EA">
                  <wp:extent cx="152400" cy="152400"/>
                  <wp:effectExtent l="0" t="0" r="0" b="0"/>
                  <wp:docPr id="388" name="Picture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[SCRUM-47] </w:t>
            </w:r>
            <w:hyperlink r:id="rId487" w:history="1">
              <w:r>
                <w:rPr>
                  <w:rStyle w:val="Hyperlink"/>
                  <w:rFonts w:eastAsia="Times New Roman"/>
                </w:rPr>
                <w:t>Añadir tipos `UploadResult` y `UploadedFiles` en `types.ts`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79FD4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54C9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D085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F98F8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AFC1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A4E959" w14:textId="77777777" w:rsidR="002938D7" w:rsidRDefault="002938D7">
            <w:pPr>
              <w:rPr>
                <w:rFonts w:eastAsia="Times New Roman"/>
              </w:rPr>
            </w:pPr>
            <w:hyperlink r:id="rId48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FDCE5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8F0D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F64C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967C2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6F7F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7206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38594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AE2F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598D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BC5DB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AB3F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B819E3" w14:textId="77777777" w:rsidR="002938D7" w:rsidRDefault="002938D7">
            <w:pPr>
              <w:rPr>
                <w:rFonts w:eastAsia="Times New Roman"/>
              </w:rPr>
            </w:pPr>
            <w:hyperlink r:id="rId489" w:history="1">
              <w:r>
                <w:rPr>
                  <w:rStyle w:val="Hyperlink"/>
                  <w:rFonts w:eastAsia="Times New Roman"/>
                </w:rPr>
                <w:t>HU-03: Interfaz visual de carga de archivos (Zona Drag &amp; Drop para ZIP y Excel)</w:t>
              </w:r>
            </w:hyperlink>
          </w:p>
        </w:tc>
      </w:tr>
    </w:tbl>
    <w:p w14:paraId="207352C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283778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3BA7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9332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1593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CD56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41733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8E3F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14573" w14:textId="77777777" w:rsidR="002938D7" w:rsidRDefault="002938D7">
            <w:pPr>
              <w:rPr>
                <w:rFonts w:eastAsia="Times New Roman"/>
              </w:rPr>
            </w:pPr>
            <w:hyperlink r:id="rId49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7219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57A3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8CF457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202A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0062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E14F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A793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0D4009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A7C4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1D37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FE452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27C2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53F4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EA2C2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32E2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3093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5BC500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10E2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C348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45735D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09FF7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B991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18B3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33127AA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DD74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C163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0|i000a7: </w:t>
            </w:r>
          </w:p>
        </w:tc>
      </w:tr>
    </w:tbl>
    <w:p w14:paraId="66F7C35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D586AD9">
          <v:rect id="_x0000_i1489" style="width:468pt;height:9pt" o:hralign="center" o:hrstd="t" o:hr="t" fillcolor="#a0a0a0" stroked="f"/>
        </w:pict>
      </w:r>
    </w:p>
    <w:p w14:paraId="4A0CB6D1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227613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CE5933" w14:textId="77777777" w:rsidR="002938D7" w:rsidRDefault="002938D7">
            <w:pPr>
              <w:rPr>
                <w:rFonts w:eastAsia="Times New Roman"/>
              </w:rPr>
            </w:pPr>
            <w:hyperlink r:id="rId491" w:history="1">
              <w:r>
                <w:rPr>
                  <w:rStyle w:val="Hyperlink"/>
                  <w:rFonts w:eastAsia="Times New Roman"/>
                  <w:b/>
                  <w:bCs/>
                </w:rPr>
                <w:t>HU-03: Interfaz visual de carga de archivos (Zona Drag &amp; Drop para ZIP y Excel)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92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B40DB3C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407BB36" wp14:editId="07A5CFD3">
                  <wp:extent cx="152400" cy="152400"/>
                  <wp:effectExtent l="0" t="0" r="0" b="0"/>
                  <wp:docPr id="387" name="Picture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[SCRUM-48] </w:t>
            </w:r>
            <w:hyperlink r:id="rId493" w:history="1">
              <w:r>
                <w:rPr>
                  <w:rStyle w:val="Hyperlink"/>
                  <w:rFonts w:eastAsia="Times New Roman"/>
                </w:rPr>
                <w:t>Verificar endpoint `POST /api/v1/deploy/upload` en `deploy.py` que retorna JSON con resumen de normalización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580406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CA56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59B1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DE9730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6E1C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3CDCA4" w14:textId="77777777" w:rsidR="002938D7" w:rsidRDefault="002938D7">
            <w:pPr>
              <w:rPr>
                <w:rFonts w:eastAsia="Times New Roman"/>
              </w:rPr>
            </w:pPr>
            <w:hyperlink r:id="rId494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70221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EF43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F917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D4015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DC64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096A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FFE79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845B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C99F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E66DBC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8CAC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B6AF11" w14:textId="77777777" w:rsidR="002938D7" w:rsidRDefault="002938D7">
            <w:pPr>
              <w:rPr>
                <w:rFonts w:eastAsia="Times New Roman"/>
              </w:rPr>
            </w:pPr>
            <w:hyperlink r:id="rId495" w:history="1">
              <w:r>
                <w:rPr>
                  <w:rStyle w:val="Hyperlink"/>
                  <w:rFonts w:eastAsia="Times New Roman"/>
                </w:rPr>
                <w:t>HU-03: Interfaz visual de carga de archivos (Zona Drag &amp; Drop para ZIP y Excel)</w:t>
              </w:r>
            </w:hyperlink>
          </w:p>
        </w:tc>
      </w:tr>
    </w:tbl>
    <w:p w14:paraId="1B0ADE1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4FCFB9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F5EF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FD87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5034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EEA3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2017B2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4C0E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D00F6E" w14:textId="77777777" w:rsidR="002938D7" w:rsidRDefault="002938D7">
            <w:pPr>
              <w:rPr>
                <w:rFonts w:eastAsia="Times New Roman"/>
              </w:rPr>
            </w:pPr>
            <w:hyperlink r:id="rId49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ECBC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0027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A46C7D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DEDD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E8A4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F511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B491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51192D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6E2D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D345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76DAD1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3BCE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7390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3CBDFE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970A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8AF4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DACD5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5993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760B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A80F3E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0ADD7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1986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3ACB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19267CD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3EAC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5D16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0|i000af: </w:t>
            </w:r>
          </w:p>
        </w:tc>
      </w:tr>
    </w:tbl>
    <w:p w14:paraId="74901091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F2296E2">
          <v:rect id="_x0000_i1490" style="width:468pt;height:9pt" o:hralign="center" o:hrstd="t" o:hr="t" fillcolor="#a0a0a0" stroked="f"/>
        </w:pict>
      </w:r>
    </w:p>
    <w:p w14:paraId="55D885A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54628F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8CE46F" w14:textId="77777777" w:rsidR="002938D7" w:rsidRDefault="002938D7">
            <w:pPr>
              <w:rPr>
                <w:rFonts w:eastAsia="Times New Roman"/>
              </w:rPr>
            </w:pPr>
            <w:hyperlink r:id="rId497" w:history="1">
              <w:r>
                <w:rPr>
                  <w:rStyle w:val="Hyperlink"/>
                  <w:rFonts w:eastAsia="Times New Roman"/>
                  <w:b/>
                  <w:bCs/>
                </w:rPr>
                <w:t>HU-04: Validación, desempaquetado y normalización local de archivos .ZIP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498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E246512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D035602" wp14:editId="340778F2">
                  <wp:extent cx="152400" cy="152400"/>
                  <wp:effectExtent l="0" t="0" r="0" b="0"/>
                  <wp:docPr id="386" name="Pictur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[SCRUM-49] </w:t>
            </w:r>
            <w:hyperlink r:id="rId499" w:history="1">
              <w:r>
                <w:rPr>
                  <w:rStyle w:val="Hyperlink"/>
                  <w:rFonts w:eastAsia="Times New Roman"/>
                </w:rPr>
                <w:t xml:space="preserve"> Implementar `ZipProcessor` en `backend/app/domain/services/zip_processor.py`: validación de estructura, extracción a directorio temporal y exposición de `content_path`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325DFF5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9FA7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D9D8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AE6AC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199D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BCED42" w14:textId="77777777" w:rsidR="002938D7" w:rsidRDefault="002938D7">
            <w:pPr>
              <w:rPr>
                <w:rFonts w:eastAsia="Times New Roman"/>
              </w:rPr>
            </w:pPr>
            <w:hyperlink r:id="rId500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2F84F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7C6A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0618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AB08A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1AAC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49AE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4E27E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CAAC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3C06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BBC2E2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08B6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5E24F3" w14:textId="77777777" w:rsidR="002938D7" w:rsidRDefault="002938D7">
            <w:pPr>
              <w:rPr>
                <w:rFonts w:eastAsia="Times New Roman"/>
              </w:rPr>
            </w:pPr>
            <w:hyperlink r:id="rId501" w:history="1">
              <w:r>
                <w:rPr>
                  <w:rStyle w:val="Hyperlink"/>
                  <w:rFonts w:eastAsia="Times New Roman"/>
                </w:rPr>
                <w:t>HU-04: Validación, desempaquetado y normalización local de archivos .ZIP</w:t>
              </w:r>
            </w:hyperlink>
          </w:p>
        </w:tc>
      </w:tr>
    </w:tbl>
    <w:p w14:paraId="0D4390F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B01ACA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1E3F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7CF2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7532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2135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18DBF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4A65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11B060" w14:textId="77777777" w:rsidR="002938D7" w:rsidRDefault="002938D7">
            <w:pPr>
              <w:rPr>
                <w:rFonts w:eastAsia="Times New Roman"/>
              </w:rPr>
            </w:pPr>
            <w:hyperlink r:id="rId50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A84A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5185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FDCD66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EF0E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1EA2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482B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CC97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13C713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1908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6DB8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44ED0C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D05E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D519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73A324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ABA4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DD3B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FCD80D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A888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8BFF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9D4927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2E836B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03E1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F5B3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5A62688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8700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2F58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0|i000an: </w:t>
            </w:r>
          </w:p>
        </w:tc>
      </w:tr>
    </w:tbl>
    <w:p w14:paraId="0C51214C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DB7BD40">
          <v:rect id="_x0000_i1491" style="width:468pt;height:9pt" o:hralign="center" o:hrstd="t" o:hr="t" fillcolor="#a0a0a0" stroked="f"/>
        </w:pict>
      </w:r>
    </w:p>
    <w:p w14:paraId="1F7705B4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817A91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227A7F" w14:textId="77777777" w:rsidR="002938D7" w:rsidRDefault="002938D7">
            <w:pPr>
              <w:rPr>
                <w:rFonts w:eastAsia="Times New Roman"/>
              </w:rPr>
            </w:pPr>
            <w:hyperlink r:id="rId503" w:history="1">
              <w:r>
                <w:rPr>
                  <w:rStyle w:val="Hyperlink"/>
                  <w:rFonts w:eastAsia="Times New Roman"/>
                  <w:b/>
                  <w:bCs/>
                </w:rPr>
                <w:t>HU-04: Validación, desempaquetado y normalización local de archivos .ZIP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04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9C22524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CE3F1DB" wp14:editId="3FC21B7A">
                  <wp:extent cx="152400" cy="152400"/>
                  <wp:effectExtent l="0" t="0" r="0" b="0"/>
                  <wp:docPr id="385" name="Picture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[SCRUM-50] </w:t>
            </w:r>
            <w:hyperlink r:id="rId505" w:history="1">
              <w:r>
                <w:rPr>
                  <w:rStyle w:val="Hyperlink"/>
                  <w:rFonts w:eastAsia="Times New Roman"/>
                </w:rPr>
                <w:t>Implementar `FileNormalizer` en `backend/app/domain/services/file_normalizer.py` con reglas de normalización para carpetas (patrón '\d+\. ') y archivos PDF (snake_case institucional)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6A3C0B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BF07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9B87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DC8D8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5EB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DA9D15" w14:textId="77777777" w:rsidR="002938D7" w:rsidRDefault="002938D7">
            <w:pPr>
              <w:rPr>
                <w:rFonts w:eastAsia="Times New Roman"/>
              </w:rPr>
            </w:pPr>
            <w:hyperlink r:id="rId506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8A663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1B88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5269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17AF8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3EB7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009C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ECEBF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9BE4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A721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B9C45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8214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51BBBF" w14:textId="77777777" w:rsidR="002938D7" w:rsidRDefault="002938D7">
            <w:pPr>
              <w:rPr>
                <w:rFonts w:eastAsia="Times New Roman"/>
              </w:rPr>
            </w:pPr>
            <w:hyperlink r:id="rId507" w:history="1">
              <w:r>
                <w:rPr>
                  <w:rStyle w:val="Hyperlink"/>
                  <w:rFonts w:eastAsia="Times New Roman"/>
                </w:rPr>
                <w:t>HU-04: Validación, desempaquetado y normalización local de archivos .ZIP</w:t>
              </w:r>
            </w:hyperlink>
          </w:p>
        </w:tc>
      </w:tr>
    </w:tbl>
    <w:p w14:paraId="352FE61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956A6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9B58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A5A7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18FF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1164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FDBA8F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39D7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0ADBB9" w14:textId="77777777" w:rsidR="002938D7" w:rsidRDefault="002938D7">
            <w:pPr>
              <w:rPr>
                <w:rFonts w:eastAsia="Times New Roman"/>
              </w:rPr>
            </w:pPr>
            <w:hyperlink r:id="rId50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9C21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C1B8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47B3F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D64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39E2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B078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086E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41410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3699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BBCF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35647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B7D5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744A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55CAA7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F27E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E9B8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5F44B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476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5A6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7FC40F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F28691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5552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4F60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3AEC96E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54AF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CAD2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0|i000av: </w:t>
            </w:r>
          </w:p>
        </w:tc>
      </w:tr>
    </w:tbl>
    <w:p w14:paraId="2166F903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4A4E4A6">
          <v:rect id="_x0000_i1492" style="width:468pt;height:9pt" o:hralign="center" o:hrstd="t" o:hr="t" fillcolor="#a0a0a0" stroked="f"/>
        </w:pict>
      </w:r>
    </w:p>
    <w:p w14:paraId="066BA5AF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991D8C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BFE9E3" w14:textId="77777777" w:rsidR="002938D7" w:rsidRDefault="002938D7">
            <w:pPr>
              <w:rPr>
                <w:rFonts w:eastAsia="Times New Roman"/>
              </w:rPr>
            </w:pPr>
            <w:hyperlink r:id="rId509" w:history="1">
              <w:r>
                <w:rPr>
                  <w:rStyle w:val="Hyperlink"/>
                  <w:rFonts w:eastAsia="Times New Roman"/>
                  <w:b/>
                  <w:bCs/>
                </w:rPr>
                <w:t>HU-04: Validación, desempaquetado y normalización local de archivos .ZIP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10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F7C95F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4E4792B" wp14:editId="1C091754">
                  <wp:extent cx="152400" cy="152400"/>
                  <wp:effectExtent l="0" t="0" r="0" b="0"/>
                  <wp:docPr id="384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[SCRUM-51] </w:t>
            </w:r>
            <w:hyperlink r:id="rId511" w:history="1">
              <w:r>
                <w:rPr>
                  <w:rStyle w:val="Hyperlink"/>
                  <w:rFonts w:eastAsia="Times New Roman"/>
                </w:rPr>
                <w:t>Definir value objects `ExtractionResult` y `NormalizationResult` con `ProcessingResult` como contenedor final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01015E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3739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B4BE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637925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8CBF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68B37" w14:textId="77777777" w:rsidR="002938D7" w:rsidRDefault="002938D7">
            <w:pPr>
              <w:rPr>
                <w:rFonts w:eastAsia="Times New Roman"/>
              </w:rPr>
            </w:pPr>
            <w:hyperlink r:id="rId512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5F209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F6BF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2365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E9AF1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6614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3274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7AE9A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2E14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D594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498CB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730C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C26490" w14:textId="77777777" w:rsidR="002938D7" w:rsidRDefault="002938D7">
            <w:pPr>
              <w:rPr>
                <w:rFonts w:eastAsia="Times New Roman"/>
              </w:rPr>
            </w:pPr>
            <w:hyperlink r:id="rId513" w:history="1">
              <w:r>
                <w:rPr>
                  <w:rStyle w:val="Hyperlink"/>
                  <w:rFonts w:eastAsia="Times New Roman"/>
                </w:rPr>
                <w:t>HU-04: Validación, desempaquetado y normalización local de archivos .ZIP</w:t>
              </w:r>
            </w:hyperlink>
          </w:p>
        </w:tc>
      </w:tr>
    </w:tbl>
    <w:p w14:paraId="74B3347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56600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F001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75C6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4C9E7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6770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05827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2E65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202C9" w14:textId="77777777" w:rsidR="002938D7" w:rsidRDefault="002938D7">
            <w:pPr>
              <w:rPr>
                <w:rFonts w:eastAsia="Times New Roman"/>
              </w:rPr>
            </w:pPr>
            <w:hyperlink r:id="rId51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61A6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3D28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52958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F8C8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2972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134B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3D49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481BA5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2BCD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7A1B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2BF690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D560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F590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EC2BA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2DD3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26A6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AFAD8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6F63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3A4F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44B622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52A7BB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0F0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1DB8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5DCC33E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D960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56A3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0|i000b3: </w:t>
            </w:r>
          </w:p>
        </w:tc>
      </w:tr>
    </w:tbl>
    <w:p w14:paraId="7DF0183B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3D0A78A">
          <v:rect id="_x0000_i1493" style="width:468pt;height:9pt" o:hralign="center" o:hrstd="t" o:hr="t" fillcolor="#a0a0a0" stroked="f"/>
        </w:pict>
      </w:r>
    </w:p>
    <w:p w14:paraId="7EDE7E2D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431163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9B702C" w14:textId="77777777" w:rsidR="002938D7" w:rsidRDefault="002938D7">
            <w:pPr>
              <w:rPr>
                <w:rFonts w:eastAsia="Times New Roman"/>
              </w:rPr>
            </w:pPr>
            <w:hyperlink r:id="rId515" w:history="1">
              <w:r>
                <w:rPr>
                  <w:rStyle w:val="Hyperlink"/>
                  <w:rFonts w:eastAsia="Times New Roman"/>
                  <w:b/>
                  <w:bCs/>
                </w:rPr>
                <w:t>HU-04: Validación, desempaquetado y normalización local de archivos .ZIP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1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E2B0A2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6B8318D" wp14:editId="3351AE96">
                  <wp:extent cx="152400" cy="152400"/>
                  <wp:effectExtent l="0" t="0" r="0" b="0"/>
                  <wp:docPr id="383" name="Picture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[SCRUM-52] </w:t>
            </w:r>
            <w:hyperlink r:id="rId517" w:history="1">
              <w:r>
                <w:rPr>
                  <w:rStyle w:val="Hyperlink"/>
                  <w:rFonts w:eastAsia="Times New Roman"/>
                </w:rPr>
                <w:t>Implementar endpoint `POST /api/v1/deploy/upload` en `deploy.py` que instancia `ZipProcessor`, llama a `extract()` + `normalize()` y retorna el JSON de resumen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797CF8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2D2D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27BC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E59E6C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50A2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8974FE" w14:textId="77777777" w:rsidR="002938D7" w:rsidRDefault="002938D7">
            <w:pPr>
              <w:rPr>
                <w:rFonts w:eastAsia="Times New Roman"/>
              </w:rPr>
            </w:pPr>
            <w:hyperlink r:id="rId51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35CAF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F724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30E2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98E7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CDD2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171B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4B7FB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08A8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27D8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DB494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297D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BC812D" w14:textId="77777777" w:rsidR="002938D7" w:rsidRDefault="002938D7">
            <w:pPr>
              <w:rPr>
                <w:rFonts w:eastAsia="Times New Roman"/>
              </w:rPr>
            </w:pPr>
            <w:hyperlink r:id="rId519" w:history="1">
              <w:r>
                <w:rPr>
                  <w:rStyle w:val="Hyperlink"/>
                  <w:rFonts w:eastAsia="Times New Roman"/>
                </w:rPr>
                <w:t>HU-04: Validación, desempaquetado y normalización local de archivos .ZIP</w:t>
              </w:r>
            </w:hyperlink>
          </w:p>
        </w:tc>
      </w:tr>
    </w:tbl>
    <w:p w14:paraId="13AC4E6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458D47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47F2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1CA3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BEFE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3593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66A9C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DB9D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32D096" w14:textId="77777777" w:rsidR="002938D7" w:rsidRDefault="002938D7">
            <w:pPr>
              <w:rPr>
                <w:rFonts w:eastAsia="Times New Roman"/>
              </w:rPr>
            </w:pPr>
            <w:hyperlink r:id="rId52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78E5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0D40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041E1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0F4C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F9A2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D285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50FE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1336F9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8718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C78B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4E248B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4D45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7328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4A345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0B94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4CE9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E648DE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9EB5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AFBF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2A46D4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658CC7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FFE8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939F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2B1425D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A94C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D644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0|i000bb: </w:t>
            </w:r>
          </w:p>
        </w:tc>
      </w:tr>
    </w:tbl>
    <w:p w14:paraId="3EFC6FE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FA38B74">
          <v:rect id="_x0000_i1494" style="width:468pt;height:9pt" o:hralign="center" o:hrstd="t" o:hr="t" fillcolor="#a0a0a0" stroked="f"/>
        </w:pict>
      </w:r>
    </w:p>
    <w:p w14:paraId="755E306F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8D7C46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74F6A7" w14:textId="77777777" w:rsidR="002938D7" w:rsidRDefault="002938D7">
            <w:pPr>
              <w:rPr>
                <w:rFonts w:eastAsia="Times New Roman"/>
              </w:rPr>
            </w:pPr>
            <w:hyperlink r:id="rId521" w:history="1">
              <w:r>
                <w:rPr>
                  <w:rStyle w:val="Hyperlink"/>
                  <w:rFonts w:eastAsia="Times New Roman"/>
                  <w:b/>
                  <w:bCs/>
                </w:rPr>
                <w:t>HU-04: Validación, desempaquetado y normalización local de archivos .ZIP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22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72746E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029CE9D" wp14:editId="7EE81EF8">
                  <wp:extent cx="152400" cy="152400"/>
                  <wp:effectExtent l="0" t="0" r="0" b="0"/>
                  <wp:docPr id="382" name="Picture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[SCRUM-53] </w:t>
            </w:r>
            <w:hyperlink r:id="rId523" w:history="1">
              <w:r>
                <w:rPr>
                  <w:rStyle w:val="Hyperlink"/>
                  <w:rFonts w:eastAsia="Times New Roman"/>
                </w:rPr>
                <w:t>Escribir tests unitarios de `FileNormalizer`: normalización de carpetas (7 casos), normalización de PDFs (8 casos), casos límite sin cambios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3922DE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96EE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501A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64E137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B190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0FD43D" w14:textId="77777777" w:rsidR="002938D7" w:rsidRDefault="002938D7">
            <w:pPr>
              <w:rPr>
                <w:rFonts w:eastAsia="Times New Roman"/>
              </w:rPr>
            </w:pPr>
            <w:hyperlink r:id="rId524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DB844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4D4D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A47F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18CBE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3BB5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AB87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5E839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7D49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6A1D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F697F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0450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906EC7" w14:textId="77777777" w:rsidR="002938D7" w:rsidRDefault="002938D7">
            <w:pPr>
              <w:rPr>
                <w:rFonts w:eastAsia="Times New Roman"/>
              </w:rPr>
            </w:pPr>
            <w:hyperlink r:id="rId525" w:history="1">
              <w:r>
                <w:rPr>
                  <w:rStyle w:val="Hyperlink"/>
                  <w:rFonts w:eastAsia="Times New Roman"/>
                </w:rPr>
                <w:t>HU-04: Validación, desempaquetado y normalización local de archivos .ZIP</w:t>
              </w:r>
            </w:hyperlink>
          </w:p>
        </w:tc>
      </w:tr>
    </w:tbl>
    <w:p w14:paraId="0F2FD59D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B6761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22B2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2466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712C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C089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1C3A4E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1D8D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DD0630" w14:textId="77777777" w:rsidR="002938D7" w:rsidRDefault="002938D7">
            <w:pPr>
              <w:rPr>
                <w:rFonts w:eastAsia="Times New Roman"/>
              </w:rPr>
            </w:pPr>
            <w:hyperlink r:id="rId52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4353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D8DD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931D02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99E7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63E0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BA61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39BD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A0259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0AA7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CBC2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754E2A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3B63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E1C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89CEA5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891C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080B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37A78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D78F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B5B2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C7733E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BC8EF9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0F93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A868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771C5E7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9D38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9C81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0|i000bj: </w:t>
            </w:r>
          </w:p>
        </w:tc>
      </w:tr>
    </w:tbl>
    <w:p w14:paraId="16621C6F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9F90A4E">
          <v:rect id="_x0000_i1495" style="width:468pt;height:9pt" o:hralign="center" o:hrstd="t" o:hr="t" fillcolor="#a0a0a0" stroked="f"/>
        </w:pict>
      </w:r>
    </w:p>
    <w:p w14:paraId="4CE9903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558138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4D4E51" w14:textId="77777777" w:rsidR="002938D7" w:rsidRDefault="002938D7">
            <w:pPr>
              <w:rPr>
                <w:rFonts w:eastAsia="Times New Roman"/>
              </w:rPr>
            </w:pPr>
            <w:hyperlink r:id="rId527" w:history="1">
              <w:r>
                <w:rPr>
                  <w:rStyle w:val="Hyperlink"/>
                  <w:rFonts w:eastAsia="Times New Roman"/>
                  <w:b/>
                  <w:bCs/>
                </w:rPr>
                <w:t>HU-04: Validación, desempaquetado y normalización local de archivos .ZIP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28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BC23AD7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20D0FB4" wp14:editId="5A203D29">
                  <wp:extent cx="152400" cy="152400"/>
                  <wp:effectExtent l="0" t="0" r="0" b="0"/>
                  <wp:docPr id="381" name="Picture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[SCRUM-54] </w:t>
            </w:r>
            <w:hyperlink r:id="rId529" w:history="1">
              <w:r>
                <w:rPr>
                  <w:rStyle w:val="Hyperlink"/>
                  <w:rFonts w:eastAsia="Times New Roman"/>
                </w:rPr>
                <w:t>Escribir tests unitarios de `ZipProcessor`: extracción exitosa, ZIP inválido, estructura incorrecta, carpeta raíz ausente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032862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F248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E3D9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89CE0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67C7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5BB78A" w14:textId="77777777" w:rsidR="002938D7" w:rsidRDefault="002938D7">
            <w:pPr>
              <w:rPr>
                <w:rFonts w:eastAsia="Times New Roman"/>
              </w:rPr>
            </w:pPr>
            <w:hyperlink r:id="rId530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9E1D3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4C58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E7F6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129DA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8DE1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FEC7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2E56A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B37C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C26D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A7406C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3BD9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04A67D" w14:textId="77777777" w:rsidR="002938D7" w:rsidRDefault="002938D7">
            <w:pPr>
              <w:rPr>
                <w:rFonts w:eastAsia="Times New Roman"/>
              </w:rPr>
            </w:pPr>
            <w:hyperlink r:id="rId531" w:history="1">
              <w:r>
                <w:rPr>
                  <w:rStyle w:val="Hyperlink"/>
                  <w:rFonts w:eastAsia="Times New Roman"/>
                </w:rPr>
                <w:t>HU-04: Validación, desempaquetado y normalización local de archivos .ZIP</w:t>
              </w:r>
            </w:hyperlink>
          </w:p>
        </w:tc>
      </w:tr>
    </w:tbl>
    <w:p w14:paraId="203462A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E76E29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B84A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072B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2E5A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6038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DB83C2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DF29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387C0D" w14:textId="77777777" w:rsidR="002938D7" w:rsidRDefault="002938D7">
            <w:pPr>
              <w:rPr>
                <w:rFonts w:eastAsia="Times New Roman"/>
              </w:rPr>
            </w:pPr>
            <w:hyperlink r:id="rId53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FBBB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5A4F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ECAA4E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E808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8D4F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3C50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E672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296796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24F9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7243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9E9D05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C1D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C7F4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97D19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EB81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D35C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15278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41A7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C76A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3E01B0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9E504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7A42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5AAE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0DD37F6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2E4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3DA4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0|i000br: </w:t>
            </w:r>
          </w:p>
        </w:tc>
      </w:tr>
    </w:tbl>
    <w:p w14:paraId="05CA41F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1D746C2">
          <v:rect id="_x0000_i1496" style="width:468pt;height:9pt" o:hralign="center" o:hrstd="t" o:hr="t" fillcolor="#a0a0a0" stroked="f"/>
        </w:pict>
      </w:r>
    </w:p>
    <w:p w14:paraId="3B51947F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A01169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BA97F7" w14:textId="77777777" w:rsidR="002938D7" w:rsidRDefault="002938D7">
            <w:pPr>
              <w:rPr>
                <w:rFonts w:eastAsia="Times New Roman"/>
              </w:rPr>
            </w:pPr>
            <w:hyperlink r:id="rId533" w:history="1">
              <w:r>
                <w:rPr>
                  <w:rStyle w:val="Hyperlink"/>
                  <w:rFonts w:eastAsia="Times New Roman"/>
                  <w:b/>
                  <w:bCs/>
                </w:rPr>
                <w:t>HU-04: Validación, desempaquetado y normalización local de archivos .ZIP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34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864B1AD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AC2336D" wp14:editId="673BCA37">
                  <wp:extent cx="152400" cy="152400"/>
                  <wp:effectExtent l="0" t="0" r="0" b="0"/>
                  <wp:docPr id="380" name="Picture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[SCRUM-55] </w:t>
            </w:r>
            <w:hyperlink r:id="rId535" w:history="1">
              <w:r>
                <w:rPr>
                  <w:rStyle w:val="Hyperlink"/>
                  <w:rFonts w:eastAsia="Times New Roman"/>
                </w:rPr>
                <w:t xml:space="preserve"> Escribir tests de integración del endpoint `upload_zip` con ZIPs de prueba fixture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0A4735D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CD33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4013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72711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E86A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50F07F" w14:textId="77777777" w:rsidR="002938D7" w:rsidRDefault="002938D7">
            <w:pPr>
              <w:rPr>
                <w:rFonts w:eastAsia="Times New Roman"/>
              </w:rPr>
            </w:pPr>
            <w:hyperlink r:id="rId536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27145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E3B5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C068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94979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76C2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2115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E07B1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C1FE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3D84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DD12CC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4050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5BE0F0" w14:textId="77777777" w:rsidR="002938D7" w:rsidRDefault="002938D7">
            <w:pPr>
              <w:rPr>
                <w:rFonts w:eastAsia="Times New Roman"/>
              </w:rPr>
            </w:pPr>
            <w:hyperlink r:id="rId537" w:history="1">
              <w:r>
                <w:rPr>
                  <w:rStyle w:val="Hyperlink"/>
                  <w:rFonts w:eastAsia="Times New Roman"/>
                </w:rPr>
                <w:t>HU-04: Validación, desempaquetado y normalización local de archivos .ZIP</w:t>
              </w:r>
            </w:hyperlink>
          </w:p>
        </w:tc>
      </w:tr>
    </w:tbl>
    <w:p w14:paraId="4CAED29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21AB92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D1A2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57CD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6732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0496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5D2A34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3CDB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B8575A" w14:textId="77777777" w:rsidR="002938D7" w:rsidRDefault="002938D7">
            <w:pPr>
              <w:rPr>
                <w:rFonts w:eastAsia="Times New Roman"/>
              </w:rPr>
            </w:pPr>
            <w:hyperlink r:id="rId53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FBE5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B33A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5363E7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CEBC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110F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94ED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5E56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AB2DC1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0806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F69B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9EC92E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B1EC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C2CA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CF3F3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CC07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3C14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752FAA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C0C8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DEF4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567577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43426A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949A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E982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1: Modelado y Prototipo</w:t>
            </w:r>
          </w:p>
        </w:tc>
      </w:tr>
      <w:tr w:rsidR="00000000" w14:paraId="09EAEB0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BADB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E2F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0|i000bz: </w:t>
            </w:r>
          </w:p>
        </w:tc>
      </w:tr>
    </w:tbl>
    <w:p w14:paraId="144858BF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BC99637">
          <v:rect id="_x0000_i1497" style="width:468pt;height:9pt" o:hralign="center" o:hrstd="t" o:hr="t" fillcolor="#a0a0a0" stroked="f"/>
        </w:pict>
      </w:r>
    </w:p>
    <w:p w14:paraId="3681570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FA21AC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37D02" w14:textId="77777777" w:rsidR="002938D7" w:rsidRDefault="002938D7">
            <w:pPr>
              <w:rPr>
                <w:rFonts w:eastAsia="Times New Roman"/>
              </w:rPr>
            </w:pPr>
            <w:hyperlink r:id="rId539" w:history="1">
              <w:r>
                <w:rPr>
                  <w:rStyle w:val="Hyperlink"/>
                  <w:rFonts w:eastAsia="Times New Roman"/>
                  <w:b/>
                  <w:bCs/>
                </w:rPr>
                <w:t>HU-05: Creación automatizada de curso y migración de plantilla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40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A0F7FAF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F94ADF1" wp14:editId="05E20166">
                  <wp:extent cx="152400" cy="152400"/>
                  <wp:effectExtent l="0" t="0" r="0" b="0"/>
                  <wp:docPr id="379" name="Picture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[SCRUM-56] </w:t>
            </w:r>
            <w:hyperlink r:id="rId541" w:history="1">
              <w:r>
                <w:rPr>
                  <w:rStyle w:val="Hyperlink"/>
                  <w:rFonts w:eastAsia="Times New Roman"/>
                </w:rPr>
                <w:t>Implementar `CanvasHttpClient` en `backend/app/infrastructure/canvas/http_client.py` con autenticación Bearer, base URL configurable y manejo de errores HTTP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F3980D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9A1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F4E6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30F3F5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10F2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23BCD1" w14:textId="77777777" w:rsidR="002938D7" w:rsidRDefault="002938D7">
            <w:pPr>
              <w:rPr>
                <w:rFonts w:eastAsia="Times New Roman"/>
              </w:rPr>
            </w:pPr>
            <w:hyperlink r:id="rId542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FD795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FDED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83DD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0907D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A0BE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AAE7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B0E16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2CD6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1D60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953C7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86FF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10F354" w14:textId="77777777" w:rsidR="002938D7" w:rsidRDefault="002938D7">
            <w:pPr>
              <w:rPr>
                <w:rFonts w:eastAsia="Times New Roman"/>
              </w:rPr>
            </w:pPr>
            <w:hyperlink r:id="rId543" w:history="1">
              <w:r>
                <w:rPr>
                  <w:rStyle w:val="Hyperlink"/>
                  <w:rFonts w:eastAsia="Times New Roman"/>
                </w:rPr>
                <w:t>HU-05: Creación automatizada de curso y migración de plantilla vía API</w:t>
              </w:r>
            </w:hyperlink>
          </w:p>
        </w:tc>
      </w:tr>
    </w:tbl>
    <w:p w14:paraId="0E23736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CB90E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0F48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5884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ADA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D8D0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238F6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6184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1D6168" w14:textId="77777777" w:rsidR="002938D7" w:rsidRDefault="002938D7">
            <w:pPr>
              <w:rPr>
                <w:rFonts w:eastAsia="Times New Roman"/>
              </w:rPr>
            </w:pPr>
            <w:hyperlink r:id="rId54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2E87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1AE1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CEBA21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55AE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255A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07D9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2F12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25256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B6AE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6211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109018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D0CC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46F3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A772E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8D3D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6A7E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C8DE2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4F5A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57EF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A3AAA0D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0287D0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9A7D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CC99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07CF23F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50D6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2E85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0|i000c7: </w:t>
            </w:r>
          </w:p>
        </w:tc>
      </w:tr>
    </w:tbl>
    <w:p w14:paraId="30A2D00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A5C497F">
          <v:rect id="_x0000_i1498" style="width:468pt;height:9pt" o:hralign="center" o:hrstd="t" o:hr="t" fillcolor="#a0a0a0" stroked="f"/>
        </w:pict>
      </w:r>
    </w:p>
    <w:p w14:paraId="7113A9EE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7EE66C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6B064D" w14:textId="77777777" w:rsidR="002938D7" w:rsidRDefault="002938D7">
            <w:pPr>
              <w:rPr>
                <w:rFonts w:eastAsia="Times New Roman"/>
              </w:rPr>
            </w:pPr>
            <w:hyperlink r:id="rId545" w:history="1">
              <w:r>
                <w:rPr>
                  <w:rStyle w:val="Hyperlink"/>
                  <w:rFonts w:eastAsia="Times New Roman"/>
                  <w:b/>
                  <w:bCs/>
                </w:rPr>
                <w:t>HU-05: Creación automatizada de curso y migración de plantilla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4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6DD6EC0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17C63C1" wp14:editId="2C0BBC0E">
                  <wp:extent cx="152400" cy="152400"/>
                  <wp:effectExtent l="0" t="0" r="0" b="0"/>
                  <wp:docPr id="378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[SCRUM-57] </w:t>
            </w:r>
            <w:hyperlink r:id="rId547" w:history="1">
              <w:r>
                <w:rPr>
                  <w:rStyle w:val="Hyperlink"/>
                  <w:rFonts w:eastAsia="Times New Roman"/>
                </w:rPr>
                <w:t>Implementar `CourseRepository.create_course(name: str) → CourseInfo` que llama a `POST /api/v1/accounts/1/courses`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74D950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E904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8F5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979F33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FE62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0FFD6B" w14:textId="77777777" w:rsidR="002938D7" w:rsidRDefault="002938D7">
            <w:pPr>
              <w:rPr>
                <w:rFonts w:eastAsia="Times New Roman"/>
              </w:rPr>
            </w:pPr>
            <w:hyperlink r:id="rId54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25C54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73B2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9E98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2E684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3393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BD72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A8667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7E16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3ACA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0CE63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319E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A94D72" w14:textId="77777777" w:rsidR="002938D7" w:rsidRDefault="002938D7">
            <w:pPr>
              <w:rPr>
                <w:rFonts w:eastAsia="Times New Roman"/>
              </w:rPr>
            </w:pPr>
            <w:hyperlink r:id="rId549" w:history="1">
              <w:r>
                <w:rPr>
                  <w:rStyle w:val="Hyperlink"/>
                  <w:rFonts w:eastAsia="Times New Roman"/>
                </w:rPr>
                <w:t>HU-05: Creación automatizada de curso y migración de plantilla vía API</w:t>
              </w:r>
            </w:hyperlink>
          </w:p>
        </w:tc>
      </w:tr>
    </w:tbl>
    <w:p w14:paraId="0AE93AC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80019C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80B9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69F7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3FC5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8FF6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36457E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EA4F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0410C9" w14:textId="77777777" w:rsidR="002938D7" w:rsidRDefault="002938D7">
            <w:pPr>
              <w:rPr>
                <w:rFonts w:eastAsia="Times New Roman"/>
              </w:rPr>
            </w:pPr>
            <w:hyperlink r:id="rId55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04DA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3B13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EBC3B8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8CC1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DDFA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ED78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274C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F9AD08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45BA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038F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F6848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3FB6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4FAB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CAB8E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BDC8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D1E7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01927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176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B3A6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01F57E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2803D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7CB1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BC1B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88262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B7F7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A4E2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0|i000cf: </w:t>
            </w:r>
          </w:p>
        </w:tc>
      </w:tr>
    </w:tbl>
    <w:p w14:paraId="3CF944F3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93A2FDD">
          <v:rect id="_x0000_i1499" style="width:468pt;height:9pt" o:hralign="center" o:hrstd="t" o:hr="t" fillcolor="#a0a0a0" stroked="f"/>
        </w:pict>
      </w:r>
    </w:p>
    <w:p w14:paraId="41D6F438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E7139B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63EF4B" w14:textId="77777777" w:rsidR="002938D7" w:rsidRDefault="002938D7">
            <w:pPr>
              <w:rPr>
                <w:rFonts w:eastAsia="Times New Roman"/>
              </w:rPr>
            </w:pPr>
            <w:hyperlink r:id="rId551" w:history="1">
              <w:r>
                <w:rPr>
                  <w:rStyle w:val="Hyperlink"/>
                  <w:rFonts w:eastAsia="Times New Roman"/>
                  <w:b/>
                  <w:bCs/>
                </w:rPr>
                <w:t>HU-05: Creación automatizada de curso y migración de plantilla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52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AE0001E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84B15C4" wp14:editId="638EC9EE">
                  <wp:extent cx="152400" cy="152400"/>
                  <wp:effectExtent l="0" t="0" r="0" b="0"/>
                  <wp:docPr id="377" name="Picture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[SCRUM-58] </w:t>
            </w:r>
            <w:hyperlink r:id="rId553" w:history="1">
              <w:r>
                <w:rPr>
                  <w:rStyle w:val="Hyperlink"/>
                  <w:rFonts w:eastAsia="Times New Roman"/>
                </w:rPr>
                <w:t>Implementar `CourseRepository.copy_template(course_id, template_id) → migration_id` con `POST /courses/{id}/content_migrations`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1614EB5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C011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7A83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7A082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9581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8BB4B5" w14:textId="77777777" w:rsidR="002938D7" w:rsidRDefault="002938D7">
            <w:pPr>
              <w:rPr>
                <w:rFonts w:eastAsia="Times New Roman"/>
              </w:rPr>
            </w:pPr>
            <w:hyperlink r:id="rId554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BD79E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C521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AF4A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71A3B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D677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A0B3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0BF59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6D8C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C2C9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D041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D935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EE08B2" w14:textId="77777777" w:rsidR="002938D7" w:rsidRDefault="002938D7">
            <w:pPr>
              <w:rPr>
                <w:rFonts w:eastAsia="Times New Roman"/>
              </w:rPr>
            </w:pPr>
            <w:hyperlink r:id="rId555" w:history="1">
              <w:r>
                <w:rPr>
                  <w:rStyle w:val="Hyperlink"/>
                  <w:rFonts w:eastAsia="Times New Roman"/>
                </w:rPr>
                <w:t>HU-05: Creación automatizada de curso y migración de plantilla vía API</w:t>
              </w:r>
            </w:hyperlink>
          </w:p>
        </w:tc>
      </w:tr>
    </w:tbl>
    <w:p w14:paraId="505B4B0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A0616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5A90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673F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0A03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3B46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4C1A11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A779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E512C2" w14:textId="77777777" w:rsidR="002938D7" w:rsidRDefault="002938D7">
            <w:pPr>
              <w:rPr>
                <w:rFonts w:eastAsia="Times New Roman"/>
              </w:rPr>
            </w:pPr>
            <w:hyperlink r:id="rId55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0D4E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7C18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D2A5E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4D5E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3A8C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2EF2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10C3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9FAAA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81BF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9D2E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6E19A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63AF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423B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780588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EC45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40D0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77F1C2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D1BD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6ABA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268BAB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F7F16F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D107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15E8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402E9D7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A1C9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B7E7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0|i000cn: </w:t>
            </w:r>
          </w:p>
        </w:tc>
      </w:tr>
    </w:tbl>
    <w:p w14:paraId="575BF90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7E5A578">
          <v:rect id="_x0000_i1500" style="width:468pt;height:9pt" o:hralign="center" o:hrstd="t" o:hr="t" fillcolor="#a0a0a0" stroked="f"/>
        </w:pict>
      </w:r>
    </w:p>
    <w:p w14:paraId="7E6D8C1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73E385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A3FC36" w14:textId="77777777" w:rsidR="002938D7" w:rsidRDefault="002938D7">
            <w:pPr>
              <w:rPr>
                <w:rFonts w:eastAsia="Times New Roman"/>
              </w:rPr>
            </w:pPr>
            <w:hyperlink r:id="rId557" w:history="1">
              <w:r>
                <w:rPr>
                  <w:rStyle w:val="Hyperlink"/>
                  <w:rFonts w:eastAsia="Times New Roman"/>
                  <w:b/>
                  <w:bCs/>
                </w:rPr>
                <w:t>HU-05: Creación automatizada de curso y migración de plantilla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58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D0F83BF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009F005" wp14:editId="5849BA5E">
                  <wp:extent cx="152400" cy="152400"/>
                  <wp:effectExtent l="0" t="0" r="0" b="0"/>
                  <wp:docPr id="376" name="Picture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[SCRUM-59] </w:t>
            </w:r>
            <w:hyperlink r:id="rId559" w:history="1">
              <w:r>
                <w:rPr>
                  <w:rStyle w:val="Hyperlink"/>
                  <w:rFonts w:eastAsia="Times New Roman"/>
                </w:rPr>
                <w:t>Implementar `CourseRepository.poll_migration(course_id, migration_id)` con polling de 5 s y timeout de 10 min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FE74D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032D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FD27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3F676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875A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ABE82B" w14:textId="77777777" w:rsidR="002938D7" w:rsidRDefault="002938D7">
            <w:pPr>
              <w:rPr>
                <w:rFonts w:eastAsia="Times New Roman"/>
              </w:rPr>
            </w:pPr>
            <w:hyperlink r:id="rId560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3949F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39D8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4470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5810C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B5CD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8961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A8B8D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B8A3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7459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305725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D234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81DA0" w14:textId="77777777" w:rsidR="002938D7" w:rsidRDefault="002938D7">
            <w:pPr>
              <w:rPr>
                <w:rFonts w:eastAsia="Times New Roman"/>
              </w:rPr>
            </w:pPr>
            <w:hyperlink r:id="rId561" w:history="1">
              <w:r>
                <w:rPr>
                  <w:rStyle w:val="Hyperlink"/>
                  <w:rFonts w:eastAsia="Times New Roman"/>
                </w:rPr>
                <w:t>HU-05: Creación automatizada de curso y migración de plantilla vía API</w:t>
              </w:r>
            </w:hyperlink>
          </w:p>
        </w:tc>
      </w:tr>
    </w:tbl>
    <w:p w14:paraId="22FF7C8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94EB86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59C8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734E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8C59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2E6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FC0EF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0489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257825" w14:textId="77777777" w:rsidR="002938D7" w:rsidRDefault="002938D7">
            <w:pPr>
              <w:rPr>
                <w:rFonts w:eastAsia="Times New Roman"/>
              </w:rPr>
            </w:pPr>
            <w:hyperlink r:id="rId56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7F04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E6F7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DEA22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AFC2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BD2F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CF73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8A33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5F22D4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40A2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A44B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E3216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C079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FD3D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65049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9975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30FC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A49213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2AED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E7EB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28B2A7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7CFB97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E822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8015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1FF9CD9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0A41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8FF0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0|i000cv: </w:t>
            </w:r>
          </w:p>
        </w:tc>
      </w:tr>
    </w:tbl>
    <w:p w14:paraId="4D51C92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F7F9E16">
          <v:rect id="_x0000_i1501" style="width:468pt;height:9pt" o:hralign="center" o:hrstd="t" o:hr="t" fillcolor="#a0a0a0" stroked="f"/>
        </w:pict>
      </w:r>
    </w:p>
    <w:p w14:paraId="559F34E3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4B4B34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BCC021" w14:textId="77777777" w:rsidR="002938D7" w:rsidRDefault="002938D7">
            <w:pPr>
              <w:rPr>
                <w:rFonts w:eastAsia="Times New Roman"/>
              </w:rPr>
            </w:pPr>
            <w:hyperlink r:id="rId563" w:history="1">
              <w:r>
                <w:rPr>
                  <w:rStyle w:val="Hyperlink"/>
                  <w:rFonts w:eastAsia="Times New Roman"/>
                  <w:b/>
                  <w:bCs/>
                </w:rPr>
                <w:t>HU-05: Creación automatizada de curso y migración de plantilla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64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F239FC1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DE08815" wp14:editId="29D18285">
                  <wp:extent cx="152400" cy="152400"/>
                  <wp:effectExtent l="0" t="0" r="0" b="0"/>
                  <wp:docPr id="375" name="Picture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[SCRUM-60] </w:t>
            </w:r>
            <w:hyperlink r:id="rId565" w:history="1">
              <w:r>
                <w:rPr>
                  <w:rStyle w:val="Hyperlink"/>
                  <w:rFonts w:eastAsia="Times New Roman"/>
                </w:rPr>
                <w:t>Implementar `CourseRepository.get_course(course_id: int) → CourseInfo` para verificación de cursos existentes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13B8B1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4EE1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23EC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2E35F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535D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286CD1" w14:textId="77777777" w:rsidR="002938D7" w:rsidRDefault="002938D7">
            <w:pPr>
              <w:rPr>
                <w:rFonts w:eastAsia="Times New Roman"/>
              </w:rPr>
            </w:pPr>
            <w:hyperlink r:id="rId566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355DC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DD09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CA77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F7F19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01DD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90FE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C54C8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0FE5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EC5A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1EFA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981C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88B1F0" w14:textId="77777777" w:rsidR="002938D7" w:rsidRDefault="002938D7">
            <w:pPr>
              <w:rPr>
                <w:rFonts w:eastAsia="Times New Roman"/>
              </w:rPr>
            </w:pPr>
            <w:hyperlink r:id="rId567" w:history="1">
              <w:r>
                <w:rPr>
                  <w:rStyle w:val="Hyperlink"/>
                  <w:rFonts w:eastAsia="Times New Roman"/>
                </w:rPr>
                <w:t>HU-05: Creación automatizada de curso y migración de plantilla vía API</w:t>
              </w:r>
            </w:hyperlink>
          </w:p>
        </w:tc>
      </w:tr>
    </w:tbl>
    <w:p w14:paraId="2771C20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C26DD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2D93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8588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DE81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08F8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E7CE9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FCEB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EC7B78" w14:textId="77777777" w:rsidR="002938D7" w:rsidRDefault="002938D7">
            <w:pPr>
              <w:rPr>
                <w:rFonts w:eastAsia="Times New Roman"/>
              </w:rPr>
            </w:pPr>
            <w:hyperlink r:id="rId56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495A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2F0F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05A673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1EA9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4F2C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6C06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4991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31603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3584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269B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ECA0DF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7F19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F5DA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F1125C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87CD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E458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B852FE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E265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6D4F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F8B5D8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62746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8ED4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71E3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B08B7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D882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0807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0|i000d3: </w:t>
            </w:r>
          </w:p>
        </w:tc>
      </w:tr>
    </w:tbl>
    <w:p w14:paraId="187ED9A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588E994">
          <v:rect id="_x0000_i1502" style="width:468pt;height:9pt" o:hralign="center" o:hrstd="t" o:hr="t" fillcolor="#a0a0a0" stroked="f"/>
        </w:pict>
      </w:r>
    </w:p>
    <w:p w14:paraId="5570DAD2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BC85C1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78D7E" w14:textId="77777777" w:rsidR="002938D7" w:rsidRDefault="002938D7">
            <w:pPr>
              <w:rPr>
                <w:rFonts w:eastAsia="Times New Roman"/>
              </w:rPr>
            </w:pPr>
            <w:hyperlink r:id="rId569" w:history="1">
              <w:r>
                <w:rPr>
                  <w:rStyle w:val="Hyperlink"/>
                  <w:rFonts w:eastAsia="Times New Roman"/>
                  <w:b/>
                  <w:bCs/>
                </w:rPr>
                <w:t>HU-05: Creación automatizada de curso y migración de plantilla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70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C4C077F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075B49F" wp14:editId="4E9F1A24">
                  <wp:extent cx="152400" cy="152400"/>
                  <wp:effectExtent l="0" t="0" r="0" b="0"/>
                  <wp:docPr id="374" name="Picture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[SCRUM-61] </w:t>
            </w:r>
            <w:hyperlink r:id="rId571" w:history="1">
              <w:r>
                <w:rPr>
                  <w:rStyle w:val="Hyperlink"/>
                  <w:rFonts w:eastAsia="Times New Roman"/>
                </w:rPr>
                <w:t>Integrar `CourseRepository` en `DeploymentOrchestrator._setup_course()` con lógica de bifurcación new/existing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A362E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82C1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499D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1DC53C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B092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FE825E" w14:textId="77777777" w:rsidR="002938D7" w:rsidRDefault="002938D7">
            <w:pPr>
              <w:rPr>
                <w:rFonts w:eastAsia="Times New Roman"/>
              </w:rPr>
            </w:pPr>
            <w:hyperlink r:id="rId572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66BF0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8798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F1FC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882CB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F921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814D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1A0A4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B45D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7034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3668B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D138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67C7BE" w14:textId="77777777" w:rsidR="002938D7" w:rsidRDefault="002938D7">
            <w:pPr>
              <w:rPr>
                <w:rFonts w:eastAsia="Times New Roman"/>
              </w:rPr>
            </w:pPr>
            <w:hyperlink r:id="rId573" w:history="1">
              <w:r>
                <w:rPr>
                  <w:rStyle w:val="Hyperlink"/>
                  <w:rFonts w:eastAsia="Times New Roman"/>
                </w:rPr>
                <w:t>HU-05: Creación automatizada de curso y migración de plantilla vía API</w:t>
              </w:r>
            </w:hyperlink>
          </w:p>
        </w:tc>
      </w:tr>
    </w:tbl>
    <w:p w14:paraId="1FFCF8E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FE79C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E57D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0896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F4E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D5D8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813203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755B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43161D" w14:textId="77777777" w:rsidR="002938D7" w:rsidRDefault="002938D7">
            <w:pPr>
              <w:rPr>
                <w:rFonts w:eastAsia="Times New Roman"/>
              </w:rPr>
            </w:pPr>
            <w:hyperlink r:id="rId57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B412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2D18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5083A3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C73B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543A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5E2D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0403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AD47D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AD56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CBDC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62C4ED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E8BF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0E78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C5D80F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D889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1680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6DACA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29F8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2D10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297B29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34F0A8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AA60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4904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D9B75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52F4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6FDD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0|i000db: </w:t>
            </w:r>
          </w:p>
        </w:tc>
      </w:tr>
    </w:tbl>
    <w:p w14:paraId="4FF28B8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8BAC3E0">
          <v:rect id="_x0000_i1503" style="width:468pt;height:9pt" o:hralign="center" o:hrstd="t" o:hr="t" fillcolor="#a0a0a0" stroked="f"/>
        </w:pict>
      </w:r>
    </w:p>
    <w:p w14:paraId="26E06DC6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638BCA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E01EB3" w14:textId="77777777" w:rsidR="002938D7" w:rsidRDefault="002938D7">
            <w:pPr>
              <w:rPr>
                <w:rFonts w:eastAsia="Times New Roman"/>
              </w:rPr>
            </w:pPr>
            <w:hyperlink r:id="rId575" w:history="1">
              <w:r>
                <w:rPr>
                  <w:rStyle w:val="Hyperlink"/>
                  <w:rFonts w:eastAsia="Times New Roman"/>
                  <w:b/>
                  <w:bCs/>
                </w:rPr>
                <w:t>HU-05: Creación automatizada de curso y migración de plantilla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7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3065D5E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FF93853" wp14:editId="56F29AB9">
                  <wp:extent cx="152400" cy="152400"/>
                  <wp:effectExtent l="0" t="0" r="0" b="0"/>
                  <wp:docPr id="373" name="Picture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[SCRUM-62] </w:t>
            </w:r>
            <w:hyperlink r:id="rId577" w:history="1">
              <w:r>
                <w:rPr>
                  <w:rStyle w:val="Hyperlink"/>
                  <w:rFonts w:eastAsia="Times New Roman"/>
                </w:rPr>
                <w:t>Escribir tests con mock de `CanvasHttpClient` para: creación exitosa, error 401, error 404, timeout de migración, curso existente válido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BF0DA7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AA6D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2DD9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41470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FA59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41D1A5" w14:textId="77777777" w:rsidR="002938D7" w:rsidRDefault="002938D7">
            <w:pPr>
              <w:rPr>
                <w:rFonts w:eastAsia="Times New Roman"/>
              </w:rPr>
            </w:pPr>
            <w:hyperlink r:id="rId57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85803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2D86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898F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F7F06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8B5A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2B62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0005A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282A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FDA7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AA2B06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A17F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A031C8" w14:textId="77777777" w:rsidR="002938D7" w:rsidRDefault="002938D7">
            <w:pPr>
              <w:rPr>
                <w:rFonts w:eastAsia="Times New Roman"/>
              </w:rPr>
            </w:pPr>
            <w:hyperlink r:id="rId579" w:history="1">
              <w:r>
                <w:rPr>
                  <w:rStyle w:val="Hyperlink"/>
                  <w:rFonts w:eastAsia="Times New Roman"/>
                </w:rPr>
                <w:t>HU-05: Creación automatizada de curso y migración de plantilla vía API</w:t>
              </w:r>
            </w:hyperlink>
          </w:p>
        </w:tc>
      </w:tr>
    </w:tbl>
    <w:p w14:paraId="4E573FA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F9F88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31E5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4AA8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3579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911A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E72A4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511F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35668D" w14:textId="77777777" w:rsidR="002938D7" w:rsidRDefault="002938D7">
            <w:pPr>
              <w:rPr>
                <w:rFonts w:eastAsia="Times New Roman"/>
              </w:rPr>
            </w:pPr>
            <w:hyperlink r:id="rId58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AC1D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FDD8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BBF4A7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1460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D556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683A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AC15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CA9281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99B7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28B4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80B1EC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73FE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ECEB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C80BDC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A932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FC9F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8E2FC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FE77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45F5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6FBB7C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CD18F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C6D5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0487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3CCA5E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82D7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A1F8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0|i000dj: </w:t>
            </w:r>
          </w:p>
        </w:tc>
      </w:tr>
    </w:tbl>
    <w:p w14:paraId="3A94229B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4268B7E">
          <v:rect id="_x0000_i1504" style="width:468pt;height:9pt" o:hralign="center" o:hrstd="t" o:hr="t" fillcolor="#a0a0a0" stroked="f"/>
        </w:pict>
      </w:r>
    </w:p>
    <w:p w14:paraId="60006CF2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8CA0F1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607B8D" w14:textId="77777777" w:rsidR="002938D7" w:rsidRDefault="002938D7">
            <w:pPr>
              <w:rPr>
                <w:rFonts w:eastAsia="Times New Roman"/>
              </w:rPr>
            </w:pPr>
            <w:hyperlink r:id="rId581" w:history="1">
              <w:r>
                <w:rPr>
                  <w:rStyle w:val="Hyperlink"/>
                  <w:rFonts w:eastAsia="Times New Roman"/>
                  <w:b/>
                  <w:bCs/>
                </w:rPr>
                <w:t>HU-06: Subida masiva de archivos a Canvas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82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SCRUM-10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F70787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5C223E9" wp14:editId="43E871E5">
                  <wp:extent cx="152400" cy="152400"/>
                  <wp:effectExtent l="0" t="0" r="0" b="0"/>
                  <wp:docPr id="372" name="Pictur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[SCRUM-63] </w:t>
            </w:r>
            <w:hyperlink r:id="rId583" w:history="1">
              <w:r>
                <w:rPr>
                  <w:rStyle w:val="Hyperlink"/>
                  <w:rFonts w:eastAsia="Times New Roman"/>
                </w:rPr>
                <w:t>Implementar `FileRepository._fase1_solicitar_url(course_id, nombre, tamanio, folder_id)` → URL prefirmada + file_id temporal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35CEA7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B20F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15A7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01FE5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FC21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A7BD90" w14:textId="77777777" w:rsidR="002938D7" w:rsidRDefault="002938D7">
            <w:pPr>
              <w:rPr>
                <w:rFonts w:eastAsia="Times New Roman"/>
              </w:rPr>
            </w:pPr>
            <w:hyperlink r:id="rId584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DFE11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B8FA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681B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073D4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EBCF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8946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FF1B4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BD9E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73E3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0BFAC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A067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B5BA7A" w14:textId="77777777" w:rsidR="002938D7" w:rsidRDefault="002938D7">
            <w:pPr>
              <w:rPr>
                <w:rFonts w:eastAsia="Times New Roman"/>
              </w:rPr>
            </w:pPr>
            <w:hyperlink r:id="rId585" w:history="1">
              <w:r>
                <w:rPr>
                  <w:rStyle w:val="Hyperlink"/>
                  <w:rFonts w:eastAsia="Times New Roman"/>
                </w:rPr>
                <w:t>HU-06: Subida masiva de archivos a Canvas vía API</w:t>
              </w:r>
            </w:hyperlink>
          </w:p>
        </w:tc>
      </w:tr>
    </w:tbl>
    <w:p w14:paraId="4444680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5CBE0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741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7633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9B64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76AC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ACB4F4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645B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214F3D" w14:textId="77777777" w:rsidR="002938D7" w:rsidRDefault="002938D7">
            <w:pPr>
              <w:rPr>
                <w:rFonts w:eastAsia="Times New Roman"/>
              </w:rPr>
            </w:pPr>
            <w:hyperlink r:id="rId58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E993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C2F204" w14:textId="77777777" w:rsidR="002938D7" w:rsidRDefault="002938D7">
            <w:pPr>
              <w:rPr>
                <w:rFonts w:eastAsia="Times New Roman"/>
              </w:rPr>
            </w:pPr>
            <w:hyperlink r:id="rId58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656B87E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AD50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E6D2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1B10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4753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6DEDC6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4AB7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75A8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B4409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BA0D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A0BB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F34B0F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3B2A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C7C7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24C76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7569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58F8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A68442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DEAFC9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0AB5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CF9D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2E4A63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E834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3696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0|i000dr: </w:t>
            </w:r>
          </w:p>
        </w:tc>
      </w:tr>
    </w:tbl>
    <w:p w14:paraId="76CCF484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7662646">
          <v:rect id="_x0000_i1505" style="width:468pt;height:9pt" o:hralign="center" o:hrstd="t" o:hr="t" fillcolor="#a0a0a0" stroked="f"/>
        </w:pict>
      </w:r>
    </w:p>
    <w:p w14:paraId="2FCD6D5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9B305A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E90A35" w14:textId="77777777" w:rsidR="002938D7" w:rsidRDefault="002938D7">
            <w:pPr>
              <w:rPr>
                <w:rFonts w:eastAsia="Times New Roman"/>
              </w:rPr>
            </w:pPr>
            <w:hyperlink r:id="rId588" w:history="1">
              <w:r>
                <w:rPr>
                  <w:rStyle w:val="Hyperlink"/>
                  <w:rFonts w:eastAsia="Times New Roman"/>
                  <w:b/>
                  <w:bCs/>
                </w:rPr>
                <w:t>HU-06: Subida masiva de archivos a Canvas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8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SCRUM-10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5397E6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4D71B3B" wp14:editId="3B3C6B12">
                  <wp:extent cx="152400" cy="152400"/>
                  <wp:effectExtent l="0" t="0" r="0" b="0"/>
                  <wp:docPr id="371" name="Picture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[SCRUM-64] </w:t>
            </w:r>
            <w:hyperlink r:id="rId590" w:history="1">
              <w:r>
                <w:rPr>
                  <w:rStyle w:val="Hyperlink"/>
                  <w:rFonts w:eastAsia="Times New Roman"/>
                </w:rPr>
                <w:t>Implementar `FileRepository._fase2_subir_binario(url_prefirmada, datos_archivo, content_type)` → PUT al CDN de Canvas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FD5FDE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ED39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B84F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59F11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7BA2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101915" w14:textId="77777777" w:rsidR="002938D7" w:rsidRDefault="002938D7">
            <w:pPr>
              <w:rPr>
                <w:rFonts w:eastAsia="Times New Roman"/>
              </w:rPr>
            </w:pPr>
            <w:hyperlink r:id="rId59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90BBB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7F55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0626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5E612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1691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EB8F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93FD9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6697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BC42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40745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9AF8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3F4A04" w14:textId="77777777" w:rsidR="002938D7" w:rsidRDefault="002938D7">
            <w:pPr>
              <w:rPr>
                <w:rFonts w:eastAsia="Times New Roman"/>
              </w:rPr>
            </w:pPr>
            <w:hyperlink r:id="rId592" w:history="1">
              <w:r>
                <w:rPr>
                  <w:rStyle w:val="Hyperlink"/>
                  <w:rFonts w:eastAsia="Times New Roman"/>
                </w:rPr>
                <w:t>HU-06: Subida masiva de archivos a Canvas vía API</w:t>
              </w:r>
            </w:hyperlink>
          </w:p>
        </w:tc>
      </w:tr>
    </w:tbl>
    <w:p w14:paraId="760CEAA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A9F8D0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9444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10A4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79B8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9FB9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441531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F12D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606641" w14:textId="77777777" w:rsidR="002938D7" w:rsidRDefault="002938D7">
            <w:pPr>
              <w:rPr>
                <w:rFonts w:eastAsia="Times New Roman"/>
              </w:rPr>
            </w:pPr>
            <w:hyperlink r:id="rId59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3FAC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BDD9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5BA570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1E49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E7C5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94D6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07FE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6B88D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A87C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B0E1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F65A0E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2B2F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D0A5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DE37F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D9B0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504E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422B3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A6BA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3FAE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25BE02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0D6082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B25B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7DA2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E0A0D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02D8E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487D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0|i000dz: </w:t>
            </w:r>
          </w:p>
        </w:tc>
      </w:tr>
    </w:tbl>
    <w:p w14:paraId="62BCAF3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7E453B4">
          <v:rect id="_x0000_i1506" style="width:468pt;height:9pt" o:hralign="center" o:hrstd="t" o:hr="t" fillcolor="#a0a0a0" stroked="f"/>
        </w:pict>
      </w:r>
    </w:p>
    <w:p w14:paraId="7B9AE8D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395C95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E420E2" w14:textId="77777777" w:rsidR="002938D7" w:rsidRDefault="002938D7">
            <w:pPr>
              <w:rPr>
                <w:rFonts w:eastAsia="Times New Roman"/>
              </w:rPr>
            </w:pPr>
            <w:hyperlink r:id="rId594" w:history="1">
              <w:r>
                <w:rPr>
                  <w:rStyle w:val="Hyperlink"/>
                  <w:rFonts w:eastAsia="Times New Roman"/>
                  <w:b/>
                  <w:bCs/>
                </w:rPr>
                <w:t>HU-06: Subida masiva de archivos a Canvas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9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SCRUM-10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ACE3360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D6BE2C7" wp14:editId="1EE7C396">
                  <wp:extent cx="152400" cy="152400"/>
                  <wp:effectExtent l="0" t="0" r="0" b="0"/>
                  <wp:docPr id="370" name="Pictur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[SCRUM-65] </w:t>
            </w:r>
            <w:hyperlink r:id="rId596" w:history="1">
              <w:r>
                <w:rPr>
                  <w:rStyle w:val="Hyperlink"/>
                  <w:rFonts w:eastAsia="Times New Roman"/>
                </w:rPr>
                <w:t>Implementar `FileRepository._fase3_confirmar(confirmation_url)` → confirma la subida en Canvas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0C46CEA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59B6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CB24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C76598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72BF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34E65D" w14:textId="77777777" w:rsidR="002938D7" w:rsidRDefault="002938D7">
            <w:pPr>
              <w:rPr>
                <w:rFonts w:eastAsia="Times New Roman"/>
              </w:rPr>
            </w:pPr>
            <w:hyperlink r:id="rId59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5ED5E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55B3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D405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69526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BE1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DA66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BBAD2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F298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D223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228A9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25EC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DC3D4F" w14:textId="77777777" w:rsidR="002938D7" w:rsidRDefault="002938D7">
            <w:pPr>
              <w:rPr>
                <w:rFonts w:eastAsia="Times New Roman"/>
              </w:rPr>
            </w:pPr>
            <w:hyperlink r:id="rId598" w:history="1">
              <w:r>
                <w:rPr>
                  <w:rStyle w:val="Hyperlink"/>
                  <w:rFonts w:eastAsia="Times New Roman"/>
                </w:rPr>
                <w:t>HU-06: Subida masiva de archivos a Canvas vía API</w:t>
              </w:r>
            </w:hyperlink>
          </w:p>
        </w:tc>
      </w:tr>
    </w:tbl>
    <w:p w14:paraId="5D04675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18B84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FC55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7B69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9BB0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DFF3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FC803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5AA6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BD5134" w14:textId="77777777" w:rsidR="002938D7" w:rsidRDefault="002938D7">
            <w:pPr>
              <w:rPr>
                <w:rFonts w:eastAsia="Times New Roman"/>
              </w:rPr>
            </w:pPr>
            <w:hyperlink r:id="rId59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E0F1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927C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464CE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2DB4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68E7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105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BBC4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2EF8D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53CD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FFE4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F30DB4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2FC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9A86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F72FA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5917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D8E2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51C35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0AE7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5294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64BF9B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BC3825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B6C5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D412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5386A95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6BEC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4F05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0|i000e7: </w:t>
            </w:r>
          </w:p>
        </w:tc>
      </w:tr>
    </w:tbl>
    <w:p w14:paraId="701AB967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C471C6C">
          <v:rect id="_x0000_i1507" style="width:468pt;height:9pt" o:hralign="center" o:hrstd="t" o:hr="t" fillcolor="#a0a0a0" stroked="f"/>
        </w:pict>
      </w:r>
    </w:p>
    <w:p w14:paraId="4C47A5F8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8E0B840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B6F72E" w14:textId="77777777" w:rsidR="002938D7" w:rsidRDefault="002938D7">
            <w:pPr>
              <w:rPr>
                <w:rFonts w:eastAsia="Times New Roman"/>
              </w:rPr>
            </w:pPr>
            <w:hyperlink r:id="rId600" w:history="1">
              <w:r>
                <w:rPr>
                  <w:rStyle w:val="Hyperlink"/>
                  <w:rFonts w:eastAsia="Times New Roman"/>
                  <w:b/>
                  <w:bCs/>
                </w:rPr>
                <w:t>HU-06: Subida masiva de archivos a Canvas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0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SCRUM-10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D35829E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F1A274A" wp14:editId="7962035E">
                  <wp:extent cx="152400" cy="152400"/>
                  <wp:effectExtent l="0" t="0" r="0" b="0"/>
                  <wp:docPr id="369" name="Picture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[SCRUM-66] </w:t>
            </w:r>
            <w:hyperlink r:id="rId602" w:history="1">
              <w:r>
                <w:rPr>
                  <w:rStyle w:val="Hyperlink"/>
                  <w:rFonts w:eastAsia="Times New Roman"/>
                </w:rPr>
                <w:t xml:space="preserve"> Implementar `FileRepository._subir_con_reintentos(archivo, course_id)` orquestando las 3 fases con máx 3 reintentos y backoff 2 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7F0A117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0922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77AB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85D60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4CB6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EF31FB" w14:textId="77777777" w:rsidR="002938D7" w:rsidRDefault="002938D7">
            <w:pPr>
              <w:rPr>
                <w:rFonts w:eastAsia="Times New Roman"/>
              </w:rPr>
            </w:pPr>
            <w:hyperlink r:id="rId60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810FC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48DA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0028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B0A07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B61A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2164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135D3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C99D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B5D1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E83E1D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0AA8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F3DD77" w14:textId="77777777" w:rsidR="002938D7" w:rsidRDefault="002938D7">
            <w:pPr>
              <w:rPr>
                <w:rFonts w:eastAsia="Times New Roman"/>
              </w:rPr>
            </w:pPr>
            <w:hyperlink r:id="rId604" w:history="1">
              <w:r>
                <w:rPr>
                  <w:rStyle w:val="Hyperlink"/>
                  <w:rFonts w:eastAsia="Times New Roman"/>
                </w:rPr>
                <w:t>HU-06: Subida masiva de archivos a Canvas vía API</w:t>
              </w:r>
            </w:hyperlink>
          </w:p>
        </w:tc>
      </w:tr>
    </w:tbl>
    <w:p w14:paraId="247AE29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52CCBA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54C3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DEF7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CDA0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9A86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4949F0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8D79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75F1B9" w14:textId="77777777" w:rsidR="002938D7" w:rsidRDefault="002938D7">
            <w:pPr>
              <w:rPr>
                <w:rFonts w:eastAsia="Times New Roman"/>
              </w:rPr>
            </w:pPr>
            <w:hyperlink r:id="rId60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C739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F971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95729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A510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892D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9F6F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7547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65802E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DAFC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11BB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9113F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7341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94D0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345061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B979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67C6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6F880C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0894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257B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672496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4C05C3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7619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C403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0E41ED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9DCA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6A1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0|i000ef: </w:t>
            </w:r>
          </w:p>
        </w:tc>
      </w:tr>
    </w:tbl>
    <w:p w14:paraId="124028A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02823E9">
          <v:rect id="_x0000_i1508" style="width:468pt;height:9pt" o:hralign="center" o:hrstd="t" o:hr="t" fillcolor="#a0a0a0" stroked="f"/>
        </w:pict>
      </w:r>
    </w:p>
    <w:p w14:paraId="42646583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B024E0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971A13" w14:textId="77777777" w:rsidR="002938D7" w:rsidRDefault="002938D7">
            <w:pPr>
              <w:rPr>
                <w:rFonts w:eastAsia="Times New Roman"/>
              </w:rPr>
            </w:pPr>
            <w:hyperlink r:id="rId606" w:history="1">
              <w:r>
                <w:rPr>
                  <w:rStyle w:val="Hyperlink"/>
                  <w:rFonts w:eastAsia="Times New Roman"/>
                  <w:b/>
                  <w:bCs/>
                </w:rPr>
                <w:t>HU-06: Subida masiva de archivos a Canvas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0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SCRUM-10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FD00951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EF677BC" wp14:editId="305C5C30">
                  <wp:extent cx="152400" cy="152400"/>
                  <wp:effectExtent l="0" t="0" r="0" b="0"/>
                  <wp:docPr id="368" name="Picture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[SCRUM-67] </w:t>
            </w:r>
            <w:hyperlink r:id="rId608" w:history="1">
              <w:r>
                <w:rPr>
                  <w:rStyle w:val="Hyperlink"/>
                  <w:rFonts w:eastAsia="Times New Roman"/>
                </w:rPr>
                <w:t>Implementar `FileRepository.create_folder(course_id, path)` para crear estructura de carpetas en Canvas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4D6D6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7848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71B9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DF0992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F9D9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0C4645" w14:textId="77777777" w:rsidR="002938D7" w:rsidRDefault="002938D7">
            <w:pPr>
              <w:rPr>
                <w:rFonts w:eastAsia="Times New Roman"/>
              </w:rPr>
            </w:pPr>
            <w:hyperlink r:id="rId60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34C56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2FA5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FCBF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95A18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9B04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0BA2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8EC00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660E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3E23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0B472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7F8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2D08B9" w14:textId="77777777" w:rsidR="002938D7" w:rsidRDefault="002938D7">
            <w:pPr>
              <w:rPr>
                <w:rFonts w:eastAsia="Times New Roman"/>
              </w:rPr>
            </w:pPr>
            <w:hyperlink r:id="rId610" w:history="1">
              <w:r>
                <w:rPr>
                  <w:rStyle w:val="Hyperlink"/>
                  <w:rFonts w:eastAsia="Times New Roman"/>
                </w:rPr>
                <w:t>HU-06: Subida masiva de archivos a Canvas vía API</w:t>
              </w:r>
            </w:hyperlink>
          </w:p>
        </w:tc>
      </w:tr>
    </w:tbl>
    <w:p w14:paraId="65A7FB2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519657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59EF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3ADC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32E4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6F12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E128D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56A8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9D4660" w14:textId="77777777" w:rsidR="002938D7" w:rsidRDefault="002938D7">
            <w:pPr>
              <w:rPr>
                <w:rFonts w:eastAsia="Times New Roman"/>
              </w:rPr>
            </w:pPr>
            <w:hyperlink r:id="rId61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A1BC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CE01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6A90EB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C869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8960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3FDB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988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462A3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B3B3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FDEC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867CC7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1ACF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A7F4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7F3A18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1BE9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DC2E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0088B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87C5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AFBD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2DFFBF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847A9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D12F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166C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60FFBD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317C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7DAA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0|i000en: </w:t>
            </w:r>
          </w:p>
        </w:tc>
      </w:tr>
    </w:tbl>
    <w:p w14:paraId="4E1620FB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2495EB3">
          <v:rect id="_x0000_i1509" style="width:468pt;height:9pt" o:hralign="center" o:hrstd="t" o:hr="t" fillcolor="#a0a0a0" stroked="f"/>
        </w:pict>
      </w:r>
    </w:p>
    <w:p w14:paraId="41FC279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CE99B8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875646" w14:textId="77777777" w:rsidR="002938D7" w:rsidRDefault="002938D7">
            <w:pPr>
              <w:rPr>
                <w:rFonts w:eastAsia="Times New Roman"/>
              </w:rPr>
            </w:pPr>
            <w:hyperlink r:id="rId612" w:history="1">
              <w:r>
                <w:rPr>
                  <w:rStyle w:val="Hyperlink"/>
                  <w:rFonts w:eastAsia="Times New Roman"/>
                  <w:b/>
                  <w:bCs/>
                </w:rPr>
                <w:t>HU-06: Subida masiva de archivos a Canvas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1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SCRUM-10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005786C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3C2DAE2" wp14:editId="5553F27B">
                  <wp:extent cx="152400" cy="152400"/>
                  <wp:effectExtent l="0" t="0" r="0" b="0"/>
                  <wp:docPr id="367" name="Pictur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[SCRUM-68] </w:t>
            </w:r>
            <w:hyperlink r:id="rId614" w:history="1">
              <w:r>
                <w:rPr>
                  <w:rStyle w:val="Hyperlink"/>
                  <w:rFonts w:eastAsia="Times New Roman"/>
                </w:rPr>
                <w:t>Implementar `FileRepository.upload_all(content_path, course_id, emit_fn)` que itera todos los archivos del ZIP y llama a `_subir_con_reintentos()`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5743533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007C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B93C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580A4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DD21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6B67F9" w14:textId="77777777" w:rsidR="002938D7" w:rsidRDefault="002938D7">
            <w:pPr>
              <w:rPr>
                <w:rFonts w:eastAsia="Times New Roman"/>
              </w:rPr>
            </w:pPr>
            <w:hyperlink r:id="rId61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AE27E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2E1C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0005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0BF85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28DE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FF64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C6B00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7060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2A5E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A3CD18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0390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C3D12E" w14:textId="77777777" w:rsidR="002938D7" w:rsidRDefault="002938D7">
            <w:pPr>
              <w:rPr>
                <w:rFonts w:eastAsia="Times New Roman"/>
              </w:rPr>
            </w:pPr>
            <w:hyperlink r:id="rId616" w:history="1">
              <w:r>
                <w:rPr>
                  <w:rStyle w:val="Hyperlink"/>
                  <w:rFonts w:eastAsia="Times New Roman"/>
                </w:rPr>
                <w:t>HU-06: Subida masiva de archivos a Canvas vía API</w:t>
              </w:r>
            </w:hyperlink>
          </w:p>
        </w:tc>
      </w:tr>
    </w:tbl>
    <w:p w14:paraId="4A3F707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48ED7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CACD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4967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2540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2362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A9170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DC0B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B1ECD0" w14:textId="77777777" w:rsidR="002938D7" w:rsidRDefault="002938D7">
            <w:pPr>
              <w:rPr>
                <w:rFonts w:eastAsia="Times New Roman"/>
              </w:rPr>
            </w:pPr>
            <w:hyperlink r:id="rId61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D6D4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21D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BFC05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967D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4A1F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ADB9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A181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366F59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73D1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46CE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1657D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E954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5177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9D880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9220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E539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287434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C5DA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6ACE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A2D97E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B8A63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290B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AB09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117C4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0B8F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9235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0|i000ev: </w:t>
            </w:r>
          </w:p>
        </w:tc>
      </w:tr>
    </w:tbl>
    <w:p w14:paraId="37E4D2A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08A457C">
          <v:rect id="_x0000_i1510" style="width:468pt;height:9pt" o:hralign="center" o:hrstd="t" o:hr="t" fillcolor="#a0a0a0" stroked="f"/>
        </w:pict>
      </w:r>
    </w:p>
    <w:p w14:paraId="6071E16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7D1DA3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E00D20" w14:textId="77777777" w:rsidR="002938D7" w:rsidRDefault="002938D7">
            <w:pPr>
              <w:rPr>
                <w:rFonts w:eastAsia="Times New Roman"/>
              </w:rPr>
            </w:pPr>
            <w:hyperlink r:id="rId618" w:history="1">
              <w:r>
                <w:rPr>
                  <w:rStyle w:val="Hyperlink"/>
                  <w:rFonts w:eastAsia="Times New Roman"/>
                  <w:b/>
                  <w:bCs/>
                </w:rPr>
                <w:t>HU-06: Subida masiva de archivos a Canvas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1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SCRUM-10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D6431A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3984FA2" wp14:editId="2533CC6D">
                  <wp:extent cx="152400" cy="152400"/>
                  <wp:effectExtent l="0" t="0" r="0" b="0"/>
                  <wp:docPr id="366" name="Picture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[SCRUM-69] </w:t>
            </w:r>
            <w:hyperlink r:id="rId620" w:history="1">
              <w:r>
                <w:rPr>
                  <w:rStyle w:val="Hyperlink"/>
                  <w:rFonts w:eastAsia="Times New Roman"/>
                </w:rPr>
                <w:t>Definir `UploadSummary` con campos `exitosos: dict[str, int]`, `fallidos: list[str]`, `total_exitosos`, `total_fallidos`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7F3181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AE38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C1B2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6D58D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EEED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0765B5" w14:textId="77777777" w:rsidR="002938D7" w:rsidRDefault="002938D7">
            <w:pPr>
              <w:rPr>
                <w:rFonts w:eastAsia="Times New Roman"/>
              </w:rPr>
            </w:pPr>
            <w:hyperlink r:id="rId62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13EC1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A30D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3938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6D0F5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A151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C51C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C0202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5FBD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F6B8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70A7AC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FA3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A96168" w14:textId="77777777" w:rsidR="002938D7" w:rsidRDefault="002938D7">
            <w:pPr>
              <w:rPr>
                <w:rFonts w:eastAsia="Times New Roman"/>
              </w:rPr>
            </w:pPr>
            <w:hyperlink r:id="rId622" w:history="1">
              <w:r>
                <w:rPr>
                  <w:rStyle w:val="Hyperlink"/>
                  <w:rFonts w:eastAsia="Times New Roman"/>
                </w:rPr>
                <w:t>HU-06: Subida masiva de archivos a Canvas vía API</w:t>
              </w:r>
            </w:hyperlink>
          </w:p>
        </w:tc>
      </w:tr>
    </w:tbl>
    <w:p w14:paraId="2815977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4B8133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5F7E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81F4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80BD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F4E9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4B61D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C5DB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8C4C7D" w14:textId="77777777" w:rsidR="002938D7" w:rsidRDefault="002938D7">
            <w:pPr>
              <w:rPr>
                <w:rFonts w:eastAsia="Times New Roman"/>
              </w:rPr>
            </w:pPr>
            <w:hyperlink r:id="rId62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5F14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B2A6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6CCA2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94C5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5E42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28C2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BF1D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D9CD1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8B6E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0B75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94461C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281F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53F0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EFD0A4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68F0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E248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9F74CE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80A1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D11A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F4F3A6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B290B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7F4E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F8B4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0901F5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B16C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AE5B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0|i000f3: </w:t>
            </w:r>
          </w:p>
        </w:tc>
      </w:tr>
    </w:tbl>
    <w:p w14:paraId="2B34B377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F362B84">
          <v:rect id="_x0000_i1511" style="width:468pt;height:9pt" o:hralign="center" o:hrstd="t" o:hr="t" fillcolor="#a0a0a0" stroked="f"/>
        </w:pict>
      </w:r>
    </w:p>
    <w:p w14:paraId="1FD5AAA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D78131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0045EE" w14:textId="77777777" w:rsidR="002938D7" w:rsidRDefault="002938D7">
            <w:pPr>
              <w:rPr>
                <w:rFonts w:eastAsia="Times New Roman"/>
              </w:rPr>
            </w:pPr>
            <w:hyperlink r:id="rId624" w:history="1">
              <w:r>
                <w:rPr>
                  <w:rStyle w:val="Hyperlink"/>
                  <w:rFonts w:eastAsia="Times New Roman"/>
                  <w:b/>
                  <w:bCs/>
                </w:rPr>
                <w:t>HU-06: Subida masiva de archivos a Canvas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2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SCRUM-10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C87B6AF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C305073" wp14:editId="148B4264">
                  <wp:extent cx="152400" cy="152400"/>
                  <wp:effectExtent l="0" t="0" r="0" b="0"/>
                  <wp:docPr id="365" name="Pictur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[SCRUM-70] </w:t>
            </w:r>
            <w:hyperlink r:id="rId626" w:history="1">
              <w:r>
                <w:rPr>
                  <w:rStyle w:val="Hyperlink"/>
                  <w:rFonts w:eastAsia="Times New Roman"/>
                </w:rPr>
                <w:t>Implementar detección de MIME type por extensión con diccionario de mapeo exhaustivo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AC4208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8055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5F15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0F3FD0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2193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2FB307" w14:textId="77777777" w:rsidR="002938D7" w:rsidRDefault="002938D7">
            <w:pPr>
              <w:rPr>
                <w:rFonts w:eastAsia="Times New Roman"/>
              </w:rPr>
            </w:pPr>
            <w:hyperlink r:id="rId62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D78E8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3F5F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35BB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C5FB7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8B5D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9B50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F563C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0011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A75A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1CFFB3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68A2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1EA5EA" w14:textId="77777777" w:rsidR="002938D7" w:rsidRDefault="002938D7">
            <w:pPr>
              <w:rPr>
                <w:rFonts w:eastAsia="Times New Roman"/>
              </w:rPr>
            </w:pPr>
            <w:hyperlink r:id="rId628" w:history="1">
              <w:r>
                <w:rPr>
                  <w:rStyle w:val="Hyperlink"/>
                  <w:rFonts w:eastAsia="Times New Roman"/>
                </w:rPr>
                <w:t>HU-06: Subida masiva de archivos a Canvas vía API</w:t>
              </w:r>
            </w:hyperlink>
          </w:p>
        </w:tc>
      </w:tr>
    </w:tbl>
    <w:p w14:paraId="02E64F7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1B0D36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836F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4D27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F450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CF81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446EA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AAE2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C1DD51" w14:textId="77777777" w:rsidR="002938D7" w:rsidRDefault="002938D7">
            <w:pPr>
              <w:rPr>
                <w:rFonts w:eastAsia="Times New Roman"/>
              </w:rPr>
            </w:pPr>
            <w:hyperlink r:id="rId62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544F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82A0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1A119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999E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D58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2B97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5C65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97D042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61F4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DAD0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CB67C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1453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C438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FBEC72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C89E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82EC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885A2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EBB5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9B29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9B2BFA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CF4C2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6F1D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DAA4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516690B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DE41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79B6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0|i000fb: </w:t>
            </w:r>
          </w:p>
        </w:tc>
      </w:tr>
    </w:tbl>
    <w:p w14:paraId="66C9B54F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D7EBE7C">
          <v:rect id="_x0000_i1512" style="width:468pt;height:9pt" o:hralign="center" o:hrstd="t" o:hr="t" fillcolor="#a0a0a0" stroked="f"/>
        </w:pict>
      </w:r>
    </w:p>
    <w:p w14:paraId="633D7DD3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0B5A48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10F798" w14:textId="77777777" w:rsidR="002938D7" w:rsidRDefault="002938D7">
            <w:pPr>
              <w:rPr>
                <w:rFonts w:eastAsia="Times New Roman"/>
              </w:rPr>
            </w:pPr>
            <w:hyperlink r:id="rId630" w:history="1">
              <w:r>
                <w:rPr>
                  <w:rStyle w:val="Hyperlink"/>
                  <w:rFonts w:eastAsia="Times New Roman"/>
                  <w:b/>
                  <w:bCs/>
                </w:rPr>
                <w:t>HU-06: Subida masiva de archivos a Canvas vía API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3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SCRUM-10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AF76A4C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25E71D0" wp14:editId="3C411F71">
                  <wp:extent cx="152400" cy="152400"/>
                  <wp:effectExtent l="0" t="0" r="0" b="0"/>
                  <wp:docPr id="364" name="Pictur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[SCRUM-71] </w:t>
            </w:r>
            <w:hyperlink r:id="rId632" w:history="1">
              <w:r>
                <w:rPr>
                  <w:rStyle w:val="Hyperlink"/>
                  <w:rFonts w:eastAsia="Times New Roman"/>
                </w:rPr>
                <w:t>Escribir tests con mock de las 3 fases del protocolo Canvas: éxito, fallo en fase 2, fallo recuperado en reintento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171337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767E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E46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CF35E2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5545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4AE2FF" w14:textId="77777777" w:rsidR="002938D7" w:rsidRDefault="002938D7">
            <w:pPr>
              <w:rPr>
                <w:rFonts w:eastAsia="Times New Roman"/>
              </w:rPr>
            </w:pPr>
            <w:hyperlink r:id="rId63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CA0F5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70C2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EF41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1CB7B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01DF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D90C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99A9F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5324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AC78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E20FA4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D88F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12B119" w14:textId="77777777" w:rsidR="002938D7" w:rsidRDefault="002938D7">
            <w:pPr>
              <w:rPr>
                <w:rFonts w:eastAsia="Times New Roman"/>
              </w:rPr>
            </w:pPr>
            <w:hyperlink r:id="rId634" w:history="1">
              <w:r>
                <w:rPr>
                  <w:rStyle w:val="Hyperlink"/>
                  <w:rFonts w:eastAsia="Times New Roman"/>
                </w:rPr>
                <w:t>HU-06: Subida masiva de archivos a Canvas vía API</w:t>
              </w:r>
            </w:hyperlink>
          </w:p>
        </w:tc>
      </w:tr>
    </w:tbl>
    <w:p w14:paraId="322F3D4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9E7A93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4FB1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51BA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631C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5A0E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5A391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5359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8A53C8" w14:textId="77777777" w:rsidR="002938D7" w:rsidRDefault="002938D7">
            <w:pPr>
              <w:rPr>
                <w:rFonts w:eastAsia="Times New Roman"/>
              </w:rPr>
            </w:pPr>
            <w:hyperlink r:id="rId63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BCE0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EAFA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C1D2B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1BCE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C00E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0957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6A61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4E832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2CA2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5109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CC828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F76E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4846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FAEEEC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C3D2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6347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2FE55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0B29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3777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21AE95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AEDA31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75EF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6417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304521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966F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3749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0|i000fj: </w:t>
            </w:r>
          </w:p>
        </w:tc>
      </w:tr>
    </w:tbl>
    <w:p w14:paraId="07CDEF8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95FF497">
          <v:rect id="_x0000_i1513" style="width:468pt;height:9pt" o:hralign="center" o:hrstd="t" o:hr="t" fillcolor="#a0a0a0" stroked="f"/>
        </w:pict>
      </w:r>
    </w:p>
    <w:p w14:paraId="026B10A6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0DCD85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6A546B" w14:textId="77777777" w:rsidR="002938D7" w:rsidRDefault="002938D7">
            <w:pPr>
              <w:rPr>
                <w:rFonts w:eastAsia="Times New Roman"/>
              </w:rPr>
            </w:pPr>
            <w:hyperlink r:id="rId636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3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A357BD7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13703B8" wp14:editId="169692E5">
                  <wp:extent cx="152400" cy="152400"/>
                  <wp:effectExtent l="0" t="0" r="0" b="0"/>
                  <wp:docPr id="363" name="Pictur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[SCRUM-72] </w:t>
            </w:r>
            <w:hyperlink r:id="rId638" w:history="1">
              <w:r>
                <w:rPr>
                  <w:rStyle w:val="Hyperlink"/>
                  <w:rFonts w:eastAsia="Times New Roman"/>
                </w:rPr>
                <w:t>• El atributo de vista previa se verifica en los tests de composición HTML.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55B1CF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63AD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F9C2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52AB0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75AD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89D7DB" w14:textId="77777777" w:rsidR="002938D7" w:rsidRDefault="002938D7">
            <w:pPr>
              <w:rPr>
                <w:rFonts w:eastAsia="Times New Roman"/>
              </w:rPr>
            </w:pPr>
            <w:hyperlink r:id="rId63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23F6F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B16F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065D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F966D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989E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F867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5A044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0543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EBC9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94C657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7561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1CE364" w14:textId="77777777" w:rsidR="002938D7" w:rsidRDefault="002938D7">
            <w:pPr>
              <w:rPr>
                <w:rFonts w:eastAsia="Times New Roman"/>
              </w:rPr>
            </w:pPr>
            <w:hyperlink r:id="rId640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52DC926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496935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E8E7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FAD7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1C2F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51A7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4123DA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A00B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F5C6AC" w14:textId="77777777" w:rsidR="002938D7" w:rsidRDefault="002938D7">
            <w:pPr>
              <w:rPr>
                <w:rFonts w:eastAsia="Times New Roman"/>
              </w:rPr>
            </w:pPr>
            <w:hyperlink r:id="rId64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D368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5229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27033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D38C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B31A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0455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637A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9619F8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77D8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BEA2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CC9061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32A4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EF48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DF81C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A7D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C015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F9780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5D24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404B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21A5F6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E2EE70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CBCD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9F95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528188A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6141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1E46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0|i000fr: </w:t>
            </w:r>
          </w:p>
        </w:tc>
      </w:tr>
    </w:tbl>
    <w:p w14:paraId="4E63AD6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98E27FF">
          <v:rect id="_x0000_i1514" style="width:468pt;height:9pt" o:hralign="center" o:hrstd="t" o:hr="t" fillcolor="#a0a0a0" stroked="f"/>
        </w:pict>
      </w:r>
    </w:p>
    <w:p w14:paraId="6100409A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212590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BB3B45" w14:textId="77777777" w:rsidR="002938D7" w:rsidRDefault="002938D7">
            <w:pPr>
              <w:rPr>
                <w:rFonts w:eastAsia="Times New Roman"/>
              </w:rPr>
            </w:pPr>
            <w:hyperlink r:id="rId642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4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6DDB26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DA11C15" wp14:editId="38BF1F2E">
                  <wp:extent cx="152400" cy="152400"/>
                  <wp:effectExtent l="0" t="0" r="0" b="0"/>
                  <wp:docPr id="362" name="Picture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[SCRUM-73] </w:t>
            </w:r>
            <w:hyperlink r:id="rId644" w:history="1">
              <w:r>
                <w:rPr>
                  <w:rStyle w:val="Hyperlink"/>
                  <w:rFonts w:eastAsia="Times New Roman"/>
                </w:rPr>
                <w:t>Implementar `CourseRepository.list_assignments(course_id)` → lista de tareas Canvas del curso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5CC9FF5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ED8D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47FD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9E30BA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54CC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37F5F1" w14:textId="77777777" w:rsidR="002938D7" w:rsidRDefault="002938D7">
            <w:pPr>
              <w:rPr>
                <w:rFonts w:eastAsia="Times New Roman"/>
              </w:rPr>
            </w:pPr>
            <w:hyperlink r:id="rId64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3B2B9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42A4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B7B5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9771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898A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8684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3AD93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F4E2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AA77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B23E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0F49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8F0B53" w14:textId="77777777" w:rsidR="002938D7" w:rsidRDefault="002938D7">
            <w:pPr>
              <w:rPr>
                <w:rFonts w:eastAsia="Times New Roman"/>
              </w:rPr>
            </w:pPr>
            <w:hyperlink r:id="rId646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3911BC2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8591D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6D0F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00EB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6979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5816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003672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C09E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85420B" w14:textId="77777777" w:rsidR="002938D7" w:rsidRDefault="002938D7">
            <w:pPr>
              <w:rPr>
                <w:rFonts w:eastAsia="Times New Roman"/>
              </w:rPr>
            </w:pPr>
            <w:hyperlink r:id="rId64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436C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ABEF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EEC2A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98A9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9EAF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B952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9E03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C0F4B5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353A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14EE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A77D6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CA3F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F0AF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4DCB5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5C36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9BDF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5926B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2581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DB77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D3D428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2CAC29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2E06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BBD4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463D6B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9716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3FA2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0|i000fz: </w:t>
            </w:r>
          </w:p>
        </w:tc>
      </w:tr>
    </w:tbl>
    <w:p w14:paraId="3D443944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71C017A">
          <v:rect id="_x0000_i1515" style="width:468pt;height:9pt" o:hralign="center" o:hrstd="t" o:hr="t" fillcolor="#a0a0a0" stroked="f"/>
        </w:pict>
      </w:r>
    </w:p>
    <w:p w14:paraId="7D55C2D6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B3319F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20837A" w14:textId="77777777" w:rsidR="002938D7" w:rsidRDefault="002938D7">
            <w:pPr>
              <w:rPr>
                <w:rFonts w:eastAsia="Times New Roman"/>
              </w:rPr>
            </w:pPr>
            <w:hyperlink r:id="rId648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4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060C35A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8717007" wp14:editId="22E373B1">
                  <wp:extent cx="152400" cy="152400"/>
                  <wp:effectExtent l="0" t="0" r="0" b="0"/>
                  <wp:docPr id="361" name="Picture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[SCRUM-74] </w:t>
            </w:r>
            <w:hyperlink r:id="rId650" w:history="1">
              <w:r>
                <w:rPr>
                  <w:rStyle w:val="Hyperlink"/>
                  <w:rFonts w:eastAsia="Times New Roman"/>
                </w:rPr>
                <w:t>Implementar `CourseRepository.list_discussion_topics(course_id)` → lista de foros Canvas del curso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10DD62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7874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0E7C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0D6E24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1307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098242" w14:textId="77777777" w:rsidR="002938D7" w:rsidRDefault="002938D7">
            <w:pPr>
              <w:rPr>
                <w:rFonts w:eastAsia="Times New Roman"/>
              </w:rPr>
            </w:pPr>
            <w:hyperlink r:id="rId65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6B070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B4E3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90B6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7C309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D844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C8BB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AF074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4573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792E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91B57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A649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6FDA6D" w14:textId="77777777" w:rsidR="002938D7" w:rsidRDefault="002938D7">
            <w:pPr>
              <w:rPr>
                <w:rFonts w:eastAsia="Times New Roman"/>
              </w:rPr>
            </w:pPr>
            <w:hyperlink r:id="rId652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1900282D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D50F8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11F8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64E8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358D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756F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094249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4AEB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3FBA03" w14:textId="77777777" w:rsidR="002938D7" w:rsidRDefault="002938D7">
            <w:pPr>
              <w:rPr>
                <w:rFonts w:eastAsia="Times New Roman"/>
              </w:rPr>
            </w:pPr>
            <w:hyperlink r:id="rId65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CFFC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14AF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D7958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4D3F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9942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984B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95D0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62F4F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56D0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8B7C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212424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1679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4E0B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FECF82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86A3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29CE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81F0C3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F90C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4EEE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A23A02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8E155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C39E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A2C1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46709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A05A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AEC2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0|i000g7: </w:t>
            </w:r>
          </w:p>
        </w:tc>
      </w:tr>
    </w:tbl>
    <w:p w14:paraId="2FD9C02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ADA1B28">
          <v:rect id="_x0000_i1516" style="width:468pt;height:9pt" o:hralign="center" o:hrstd="t" o:hr="t" fillcolor="#a0a0a0" stroked="f"/>
        </w:pict>
      </w:r>
    </w:p>
    <w:p w14:paraId="4FAE4A8D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0C96FB6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6ED2A5" w14:textId="77777777" w:rsidR="002938D7" w:rsidRDefault="002938D7">
            <w:pPr>
              <w:rPr>
                <w:rFonts w:eastAsia="Times New Roman"/>
              </w:rPr>
            </w:pPr>
            <w:hyperlink r:id="rId654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5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293F27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C507671" wp14:editId="65DCADA2">
                  <wp:extent cx="152400" cy="152400"/>
                  <wp:effectExtent l="0" t="0" r="0" b="0"/>
                  <wp:docPr id="360" name="Picture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[SCRUM-75] </w:t>
            </w:r>
            <w:hyperlink r:id="rId656" w:history="1">
              <w:r>
                <w:rPr>
                  <w:rStyle w:val="Hyperlink"/>
                  <w:rFonts w:eastAsia="Times New Roman"/>
                </w:rPr>
                <w:t>Definir matrices de actividades por modelo: `MATRIZ_UNIDADES` y `MATRIZ_NUEVO_SISTEMA` como diccionarios de matching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1D42C2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CF60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BC92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DE388A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3C70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475AF" w14:textId="77777777" w:rsidR="002938D7" w:rsidRDefault="002938D7">
            <w:pPr>
              <w:rPr>
                <w:rFonts w:eastAsia="Times New Roman"/>
              </w:rPr>
            </w:pPr>
            <w:hyperlink r:id="rId65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D25A1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FE2C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FD65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D9BA5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B974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B7B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BF74C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3146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5D3C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C00FA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3DD2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B759E9" w14:textId="77777777" w:rsidR="002938D7" w:rsidRDefault="002938D7">
            <w:pPr>
              <w:rPr>
                <w:rFonts w:eastAsia="Times New Roman"/>
              </w:rPr>
            </w:pPr>
            <w:hyperlink r:id="rId658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3CA0F0B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AD386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4084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1727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6213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9875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44D3A3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C996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90624C" w14:textId="77777777" w:rsidR="002938D7" w:rsidRDefault="002938D7">
            <w:pPr>
              <w:rPr>
                <w:rFonts w:eastAsia="Times New Roman"/>
              </w:rPr>
            </w:pPr>
            <w:hyperlink r:id="rId65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17EB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AAE6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55D063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BE4E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DF29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38F4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70B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0810E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C3B1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8FFA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A32D8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0B5C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E592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68E284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B20E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EF7C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506D5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ACE1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5E2D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2465B7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8827AD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30C8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77FF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0573F18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B031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7249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0|i000gf: </w:t>
            </w:r>
          </w:p>
        </w:tc>
      </w:tr>
    </w:tbl>
    <w:p w14:paraId="4C05DC53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DFDFEEF">
          <v:rect id="_x0000_i1517" style="width:468pt;height:9pt" o:hralign="center" o:hrstd="t" o:hr="t" fillcolor="#a0a0a0" stroked="f"/>
        </w:pict>
      </w:r>
    </w:p>
    <w:p w14:paraId="17E247E7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45F9A0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ED2409" w14:textId="77777777" w:rsidR="002938D7" w:rsidRDefault="002938D7">
            <w:pPr>
              <w:rPr>
                <w:rFonts w:eastAsia="Times New Roman"/>
              </w:rPr>
            </w:pPr>
            <w:hyperlink r:id="rId660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6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A8C532C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42A03EB" wp14:editId="0AE53A32">
                  <wp:extent cx="152400" cy="152400"/>
                  <wp:effectExtent l="0" t="0" r="0" b="0"/>
                  <wp:docPr id="359" name="Picture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[SCRUM-76] </w:t>
            </w:r>
            <w:hyperlink r:id="rId662" w:history="1">
              <w:r>
                <w:rPr>
                  <w:rStyle w:val="Hyperlink"/>
                  <w:rFonts w:eastAsia="Times New Roman"/>
                </w:rPr>
                <w:t xml:space="preserve"> Implementar `PageRepository.link_pdfs_bulk(course_id, assignments, files_map, modelo, nivel, forums)` con lógica de matching y construcción del HTML de vista previa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A1E12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A4A6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8AEF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03F67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CA6D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E592DA" w14:textId="77777777" w:rsidR="002938D7" w:rsidRDefault="002938D7">
            <w:pPr>
              <w:rPr>
                <w:rFonts w:eastAsia="Times New Roman"/>
              </w:rPr>
            </w:pPr>
            <w:hyperlink r:id="rId66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B9711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6BA2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4545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A3585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8EB9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74E3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3A775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417F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C578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A49D94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4FE6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5086A3" w14:textId="77777777" w:rsidR="002938D7" w:rsidRDefault="002938D7">
            <w:pPr>
              <w:rPr>
                <w:rFonts w:eastAsia="Times New Roman"/>
              </w:rPr>
            </w:pPr>
            <w:hyperlink r:id="rId664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5E207BB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D5ADD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37D5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3B9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F5E3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1B24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BB3E9F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EBDF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D7F500" w14:textId="77777777" w:rsidR="002938D7" w:rsidRDefault="002938D7">
            <w:pPr>
              <w:rPr>
                <w:rFonts w:eastAsia="Times New Roman"/>
              </w:rPr>
            </w:pPr>
            <w:hyperlink r:id="rId66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DEB2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6841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4105D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22AB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297F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02CA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2943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628CD0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E847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0104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D75494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4D95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73E0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BD34AF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8A06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24B2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22A799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F107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C35F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288419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FC7E1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4847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DC41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D3F28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34D7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35DB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0|i000gn: </w:t>
            </w:r>
          </w:p>
        </w:tc>
      </w:tr>
    </w:tbl>
    <w:p w14:paraId="7B0E64E4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6F65254">
          <v:rect id="_x0000_i1518" style="width:468pt;height:9pt" o:hralign="center" o:hrstd="t" o:hr="t" fillcolor="#a0a0a0" stroked="f"/>
        </w:pict>
      </w:r>
    </w:p>
    <w:p w14:paraId="72418639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B3253F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C71B3D" w14:textId="77777777" w:rsidR="002938D7" w:rsidRDefault="002938D7">
            <w:pPr>
              <w:rPr>
                <w:rFonts w:eastAsia="Times New Roman"/>
              </w:rPr>
            </w:pPr>
            <w:hyperlink r:id="rId666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6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F6CC79B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2C122E8" wp14:editId="4664CF36">
                  <wp:extent cx="152400" cy="152400"/>
                  <wp:effectExtent l="0" t="0" r="0" b="0"/>
                  <wp:docPr id="358" name="Pictur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[SCRUM-77] </w:t>
            </w:r>
            <w:hyperlink r:id="rId668" w:history="1">
              <w:r>
                <w:rPr>
                  <w:rStyle w:val="Hyperlink"/>
                  <w:rFonts w:eastAsia="Times New Roman"/>
                </w:rPr>
                <w:t>Construir HTML de vinculación con atributos `data-canvas-previewable='true'` y `data-api-returntype='File'`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168F9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CCB9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FEAE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B58335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2556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795254" w14:textId="77777777" w:rsidR="002938D7" w:rsidRDefault="002938D7">
            <w:pPr>
              <w:rPr>
                <w:rFonts w:eastAsia="Times New Roman"/>
              </w:rPr>
            </w:pPr>
            <w:hyperlink r:id="rId66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37904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B552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39AB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A831C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77B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323E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94CC6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ED8D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4ADE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02EA9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64EC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D4F7AE" w14:textId="77777777" w:rsidR="002938D7" w:rsidRDefault="002938D7">
            <w:pPr>
              <w:rPr>
                <w:rFonts w:eastAsia="Times New Roman"/>
              </w:rPr>
            </w:pPr>
            <w:hyperlink r:id="rId670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391A0A9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ECF83A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4E2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440E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F483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64BD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D5936A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FB6E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C6FDC5" w14:textId="77777777" w:rsidR="002938D7" w:rsidRDefault="002938D7">
            <w:pPr>
              <w:rPr>
                <w:rFonts w:eastAsia="Times New Roman"/>
              </w:rPr>
            </w:pPr>
            <w:hyperlink r:id="rId67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0249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D16D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482B1C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9339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0190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1FCE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495D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355A8E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EB10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D9B7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BFE10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3D27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297F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29F7C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D22C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F427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D33FF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7496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C225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ED81EF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2C3A4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2A24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D1E8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17A117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9C63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95D8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0|i000gv: </w:t>
            </w:r>
          </w:p>
        </w:tc>
      </w:tr>
    </w:tbl>
    <w:p w14:paraId="1A0F5C86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46E158D">
          <v:rect id="_x0000_i1519" style="width:468pt;height:9pt" o:hralign="center" o:hrstd="t" o:hr="t" fillcolor="#a0a0a0" stroked="f"/>
        </w:pict>
      </w:r>
    </w:p>
    <w:p w14:paraId="5A5D3E0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B0FDB2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222322" w14:textId="77777777" w:rsidR="002938D7" w:rsidRDefault="002938D7">
            <w:pPr>
              <w:rPr>
                <w:rFonts w:eastAsia="Times New Roman"/>
              </w:rPr>
            </w:pPr>
            <w:hyperlink r:id="rId672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7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6AAA1D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E3D7EEA" wp14:editId="083AB5CC">
                  <wp:extent cx="152400" cy="152400"/>
                  <wp:effectExtent l="0" t="0" r="0" b="0"/>
                  <wp:docPr id="357" name="Picture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[SCRUM-78] </w:t>
            </w:r>
            <w:hyperlink r:id="rId674" w:history="1">
              <w:r>
                <w:rPr>
                  <w:rStyle w:val="Hyperlink"/>
                  <w:rFonts w:eastAsia="Times New Roman"/>
                </w:rPr>
                <w:t xml:space="preserve"> Implementar `PageRepository.update_assignment(course_id, assignment_id, body_html)` → PATCH al endpoint de Canvas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8CB94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5708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DD1D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C46D2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0960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C51F18" w14:textId="77777777" w:rsidR="002938D7" w:rsidRDefault="002938D7">
            <w:pPr>
              <w:rPr>
                <w:rFonts w:eastAsia="Times New Roman"/>
              </w:rPr>
            </w:pPr>
            <w:hyperlink r:id="rId67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B0517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FFCF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B663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B0358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53B9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F0FC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D4F7B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7043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E69E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1E225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4630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C3FD88" w14:textId="77777777" w:rsidR="002938D7" w:rsidRDefault="002938D7">
            <w:pPr>
              <w:rPr>
                <w:rFonts w:eastAsia="Times New Roman"/>
              </w:rPr>
            </w:pPr>
            <w:hyperlink r:id="rId676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7BD7739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FF4060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7A08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B15D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C98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57CA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053F6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9800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1A728" w14:textId="77777777" w:rsidR="002938D7" w:rsidRDefault="002938D7">
            <w:pPr>
              <w:rPr>
                <w:rFonts w:eastAsia="Times New Roman"/>
              </w:rPr>
            </w:pPr>
            <w:hyperlink r:id="rId67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688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BE1C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5D924C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1811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76D1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41CC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4AAC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9D6CBA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653C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DAD2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789B0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4EDD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9ABE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E7E09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534C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8D8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9C24D4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3BF7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8E36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E1C1F5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43CA56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EC53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43CD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019999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A1E9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9852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0|i000h3: </w:t>
            </w:r>
          </w:p>
        </w:tc>
      </w:tr>
    </w:tbl>
    <w:p w14:paraId="7CB2158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F5CFDF8">
          <v:rect id="_x0000_i1520" style="width:468pt;height:9pt" o:hralign="center" o:hrstd="t" o:hr="t" fillcolor="#a0a0a0" stroked="f"/>
        </w:pict>
      </w:r>
    </w:p>
    <w:p w14:paraId="56F09104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637524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F83C03" w14:textId="77777777" w:rsidR="002938D7" w:rsidRDefault="002938D7">
            <w:pPr>
              <w:rPr>
                <w:rFonts w:eastAsia="Times New Roman"/>
              </w:rPr>
            </w:pPr>
            <w:hyperlink r:id="rId678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7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F233F10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D87E909" wp14:editId="2203E539">
                  <wp:extent cx="152400" cy="152400"/>
                  <wp:effectExtent l="0" t="0" r="0" b="0"/>
                  <wp:docPr id="356" name="Pictur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[SCRUM-79] </w:t>
            </w:r>
            <w:hyperlink r:id="rId680" w:history="1">
              <w:r>
                <w:rPr>
                  <w:rStyle w:val="Hyperlink"/>
                  <w:rFonts w:eastAsia="Times New Roman"/>
                </w:rPr>
                <w:t>Integrar `_vincular_pdfs()` en el orquestador como paso final del deploy (después de páginas)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0BD60BB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5D60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3EFF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A3B4AE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8C28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0ACBD9" w14:textId="77777777" w:rsidR="002938D7" w:rsidRDefault="002938D7">
            <w:pPr>
              <w:rPr>
                <w:rFonts w:eastAsia="Times New Roman"/>
              </w:rPr>
            </w:pPr>
            <w:hyperlink r:id="rId68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917E1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B4E3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7DC5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2150F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25EB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CCBA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734B3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04F7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A4CC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F0DC5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C92A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6489F8" w14:textId="77777777" w:rsidR="002938D7" w:rsidRDefault="002938D7">
            <w:pPr>
              <w:rPr>
                <w:rFonts w:eastAsia="Times New Roman"/>
              </w:rPr>
            </w:pPr>
            <w:hyperlink r:id="rId682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0E66B00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31C90F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7CFA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9867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C955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F341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A0ED0D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15E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C1F12A" w14:textId="77777777" w:rsidR="002938D7" w:rsidRDefault="002938D7">
            <w:pPr>
              <w:rPr>
                <w:rFonts w:eastAsia="Times New Roman"/>
              </w:rPr>
            </w:pPr>
            <w:hyperlink r:id="rId68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4DD4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E63F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B2732F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6F65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9BC0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3FC8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F3C7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D8E56C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DAAB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F45C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1AAA7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A3B8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EB01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7FE2B4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F9F8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B014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88F2A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D00B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6317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74CFA0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7112C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20DF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27F5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12C8C9F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F29F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D093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0|i000hb: </w:t>
            </w:r>
          </w:p>
        </w:tc>
      </w:tr>
    </w:tbl>
    <w:p w14:paraId="3BF9BA4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A7D8537">
          <v:rect id="_x0000_i1521" style="width:468pt;height:9pt" o:hralign="center" o:hrstd="t" o:hr="t" fillcolor="#a0a0a0" stroked="f"/>
        </w:pict>
      </w:r>
    </w:p>
    <w:p w14:paraId="766C7861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FC4153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316BA" w14:textId="77777777" w:rsidR="002938D7" w:rsidRDefault="002938D7">
            <w:pPr>
              <w:rPr>
                <w:rFonts w:eastAsia="Times New Roman"/>
              </w:rPr>
            </w:pPr>
            <w:hyperlink r:id="rId684" w:history="1">
              <w:r>
                <w:rPr>
                  <w:rStyle w:val="Hyperlink"/>
                  <w:rFonts w:eastAsia="Times New Roman"/>
                  <w:b/>
                  <w:bCs/>
                </w:rPr>
                <w:t>HU-07: Vinculación de PDFs a Páginas, Tareas de entrega y Foros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8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09BB038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C6C49BA" wp14:editId="315527A2">
                  <wp:extent cx="152400" cy="152400"/>
                  <wp:effectExtent l="0" t="0" r="0" b="0"/>
                  <wp:docPr id="355" name="Pictur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[SCRUM-80] </w:t>
            </w:r>
            <w:hyperlink r:id="rId686" w:history="1">
              <w:r>
                <w:rPr>
                  <w:rStyle w:val="Hyperlink"/>
                  <w:rFonts w:eastAsia="Times New Roman"/>
                </w:rPr>
                <w:t>Escribir tests para matching PDF→actividad en modelo 'Unidades' y 'Nuevo sistema', con y sin PDFs disponibles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38F86F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6F5D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6EC5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23531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3AC6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D5128B" w14:textId="77777777" w:rsidR="002938D7" w:rsidRDefault="002938D7">
            <w:pPr>
              <w:rPr>
                <w:rFonts w:eastAsia="Times New Roman"/>
              </w:rPr>
            </w:pPr>
            <w:hyperlink r:id="rId68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61712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B0D9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8464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867AD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22D2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ED73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3D757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8778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1710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58646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4FD9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64F7E1" w14:textId="77777777" w:rsidR="002938D7" w:rsidRDefault="002938D7">
            <w:pPr>
              <w:rPr>
                <w:rFonts w:eastAsia="Times New Roman"/>
              </w:rPr>
            </w:pPr>
            <w:hyperlink r:id="rId688" w:history="1">
              <w:r>
                <w:rPr>
                  <w:rStyle w:val="Hyperlink"/>
                  <w:rFonts w:eastAsia="Times New Roman"/>
                </w:rPr>
                <w:t>HU-07: Vinculación de PDFs a Páginas, Tareas de entrega y Foros</w:t>
              </w:r>
            </w:hyperlink>
          </w:p>
        </w:tc>
      </w:tr>
    </w:tbl>
    <w:p w14:paraId="6B46062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A3180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679C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DE59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284B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ED8C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F92237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0F0F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E38969" w14:textId="77777777" w:rsidR="002938D7" w:rsidRDefault="002938D7">
            <w:pPr>
              <w:rPr>
                <w:rFonts w:eastAsia="Times New Roman"/>
              </w:rPr>
            </w:pPr>
            <w:hyperlink r:id="rId68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1B5A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6A28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1D4AD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68B1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5F16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FC6B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C669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E7161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1554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50CA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DC82B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A8F4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BAA7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C4558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2F0F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73E5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E7404C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64CA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E51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3E8DFC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B5FD2F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DE7F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C2F5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1A9BD6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2C3A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C737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0|i000hj: </w:t>
            </w:r>
          </w:p>
        </w:tc>
      </w:tr>
    </w:tbl>
    <w:p w14:paraId="67872F7E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ADE3B22">
          <v:rect id="_x0000_i1522" style="width:468pt;height:9pt" o:hralign="center" o:hrstd="t" o:hr="t" fillcolor="#a0a0a0" stroked="f"/>
        </w:pict>
      </w:r>
    </w:p>
    <w:p w14:paraId="4835D8A7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9FDE7D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C55D60" w14:textId="77777777" w:rsidR="002938D7" w:rsidRDefault="002938D7">
            <w:pPr>
              <w:rPr>
                <w:rFonts w:eastAsia="Times New Roman"/>
              </w:rPr>
            </w:pPr>
            <w:hyperlink r:id="rId690" w:history="1">
              <w:r>
                <w:rPr>
                  <w:rStyle w:val="Hyperlink"/>
                  <w:rFonts w:eastAsia="Times New Roman"/>
                  <w:b/>
                  <w:bCs/>
                </w:rPr>
                <w:t>HU-08: Panel visual de confirmación de despliegue y estado de conexión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9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29C1C7E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A8F538E" wp14:editId="57853E02">
                  <wp:extent cx="152400" cy="152400"/>
                  <wp:effectExtent l="0" t="0" r="0" b="0"/>
                  <wp:docPr id="354" name="Picture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[SCRUM-81] </w:t>
            </w:r>
            <w:hyperlink r:id="rId692" w:history="1">
              <w:r>
                <w:rPr>
                  <w:rStyle w:val="Hyperlink"/>
                  <w:rFonts w:eastAsia="Times New Roman"/>
                </w:rPr>
                <w:t>Definir `ProgressEvent` value object con campos: `step`, `percentage`, `status`, `message`, `detail`, `course_id`, `error`, `is_terminal`, `to_sse_data()`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51615A4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B3E3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248D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1E3E0E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D117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6E55F1" w14:textId="77777777" w:rsidR="002938D7" w:rsidRDefault="002938D7">
            <w:pPr>
              <w:rPr>
                <w:rFonts w:eastAsia="Times New Roman"/>
              </w:rPr>
            </w:pPr>
            <w:hyperlink r:id="rId69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3164C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38F7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726E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9624B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8AFC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FCEE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11C2B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03A2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72D3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EBF233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CB47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81E1C6" w14:textId="77777777" w:rsidR="002938D7" w:rsidRDefault="002938D7">
            <w:pPr>
              <w:rPr>
                <w:rFonts w:eastAsia="Times New Roman"/>
              </w:rPr>
            </w:pPr>
            <w:hyperlink r:id="rId694" w:history="1">
              <w:r>
                <w:rPr>
                  <w:rStyle w:val="Hyperlink"/>
                  <w:rFonts w:eastAsia="Times New Roman"/>
                </w:rPr>
                <w:t>HU-08: Panel visual de confirmación de despliegue y estado de conexión</w:t>
              </w:r>
            </w:hyperlink>
          </w:p>
        </w:tc>
      </w:tr>
    </w:tbl>
    <w:p w14:paraId="45B7333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2A0E60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3382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C7A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5A32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46B5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824C1F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A53F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70015A" w14:textId="77777777" w:rsidR="002938D7" w:rsidRDefault="002938D7">
            <w:pPr>
              <w:rPr>
                <w:rFonts w:eastAsia="Times New Roman"/>
              </w:rPr>
            </w:pPr>
            <w:hyperlink r:id="rId69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F0C5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DC01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967A6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3296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BE97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D406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FE86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F36F04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5980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AF61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CBE6A3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AD60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587C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0F9027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CB3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818C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08E1FA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E161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61BC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76198E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B156AE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3459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5092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FB752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B1E5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ACD6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0|i000hr: </w:t>
            </w:r>
          </w:p>
        </w:tc>
      </w:tr>
    </w:tbl>
    <w:p w14:paraId="36D38F72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DA8C13F">
          <v:rect id="_x0000_i1523" style="width:468pt;height:9pt" o:hralign="center" o:hrstd="t" o:hr="t" fillcolor="#a0a0a0" stroked="f"/>
        </w:pict>
      </w:r>
    </w:p>
    <w:p w14:paraId="6D32D04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8FBFDF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6CC853" w14:textId="77777777" w:rsidR="002938D7" w:rsidRDefault="002938D7">
            <w:pPr>
              <w:rPr>
                <w:rFonts w:eastAsia="Times New Roman"/>
              </w:rPr>
            </w:pPr>
            <w:hyperlink r:id="rId696" w:history="1">
              <w:r>
                <w:rPr>
                  <w:rStyle w:val="Hyperlink"/>
                  <w:rFonts w:eastAsia="Times New Roman"/>
                  <w:b/>
                  <w:bCs/>
                </w:rPr>
                <w:t>HU-08: Panel visual de confirmación de despliegue y estado de conexión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9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54DE94C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E0A64A7" wp14:editId="2FC4418C">
                  <wp:extent cx="152400" cy="152400"/>
                  <wp:effectExtent l="0" t="0" r="0" b="0"/>
                  <wp:docPr id="353" name="Picture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[SCRUM-82] </w:t>
            </w:r>
            <w:hyperlink r:id="rId698" w:history="1">
              <w:r>
                <w:rPr>
                  <w:rStyle w:val="Hyperlink"/>
                  <w:rFonts w:eastAsia="Times New Roman"/>
                </w:rPr>
                <w:t>Implementar `TaskManager` en `presentation/task_manager.py` con registro de queues `asyncio.Queue` por `task_id`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F327A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4A17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870E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0E80E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8934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9CF822" w14:textId="77777777" w:rsidR="002938D7" w:rsidRDefault="002938D7">
            <w:pPr>
              <w:rPr>
                <w:rFonts w:eastAsia="Times New Roman"/>
              </w:rPr>
            </w:pPr>
            <w:hyperlink r:id="rId69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3DB51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7424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ADA6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D849F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CAEE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233A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FD4BB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DCEF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D718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BB45D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3569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13F53F" w14:textId="77777777" w:rsidR="002938D7" w:rsidRDefault="002938D7">
            <w:pPr>
              <w:rPr>
                <w:rFonts w:eastAsia="Times New Roman"/>
              </w:rPr>
            </w:pPr>
            <w:hyperlink r:id="rId700" w:history="1">
              <w:r>
                <w:rPr>
                  <w:rStyle w:val="Hyperlink"/>
                  <w:rFonts w:eastAsia="Times New Roman"/>
                </w:rPr>
                <w:t>HU-08: Panel visual de confirmación de despliegue y estado de conexión</w:t>
              </w:r>
            </w:hyperlink>
          </w:p>
        </w:tc>
      </w:tr>
    </w:tbl>
    <w:p w14:paraId="117EB11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C2072A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5C03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0187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A8B7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93A4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0A310E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DA94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71A9C0" w14:textId="77777777" w:rsidR="002938D7" w:rsidRDefault="002938D7">
            <w:pPr>
              <w:rPr>
                <w:rFonts w:eastAsia="Times New Roman"/>
              </w:rPr>
            </w:pPr>
            <w:hyperlink r:id="rId70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8A1C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851C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675FFF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CC1C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6C39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F8E9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1987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B8740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C6A3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6A13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DA6B66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D26B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67C9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851CC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B097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BFAC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B9BA3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2823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E628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CD7E20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1B20A8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0646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D941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2CAC42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4B17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D007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0|i000hz: </w:t>
            </w:r>
          </w:p>
        </w:tc>
      </w:tr>
    </w:tbl>
    <w:p w14:paraId="677BABA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7135A66">
          <v:rect id="_x0000_i1524" style="width:468pt;height:9pt" o:hralign="center" o:hrstd="t" o:hr="t" fillcolor="#a0a0a0" stroked="f"/>
        </w:pict>
      </w:r>
    </w:p>
    <w:p w14:paraId="0E75F247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410DA1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DC4CE2" w14:textId="77777777" w:rsidR="002938D7" w:rsidRDefault="002938D7">
            <w:pPr>
              <w:rPr>
                <w:rFonts w:eastAsia="Times New Roman"/>
              </w:rPr>
            </w:pPr>
            <w:hyperlink r:id="rId702" w:history="1">
              <w:r>
                <w:rPr>
                  <w:rStyle w:val="Hyperlink"/>
                  <w:rFonts w:eastAsia="Times New Roman"/>
                  <w:b/>
                  <w:bCs/>
                </w:rPr>
                <w:t>HU-08: Panel visual de confirmación de despliegue y estado de conexión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0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77E51B1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C7FB9EB" wp14:editId="2B0C556C">
                  <wp:extent cx="152400" cy="152400"/>
                  <wp:effectExtent l="0" t="0" r="0" b="0"/>
                  <wp:docPr id="352" name="Picture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[SCRUM-83] </w:t>
            </w:r>
            <w:hyperlink r:id="rId704" w:history="1">
              <w:r>
                <w:rPr>
                  <w:rStyle w:val="Hyperlink"/>
                  <w:rFonts w:eastAsia="Times New Roman"/>
                </w:rPr>
                <w:t>Implementar endpoint `POST /api/v1/deploy` que lanza `BackgroundTask`, registra queue y retorna 202 con `task_id` y `stream_url`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3A06704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8BF9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EAC1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F7F02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0D39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6FD65A" w14:textId="77777777" w:rsidR="002938D7" w:rsidRDefault="002938D7">
            <w:pPr>
              <w:rPr>
                <w:rFonts w:eastAsia="Times New Roman"/>
              </w:rPr>
            </w:pPr>
            <w:hyperlink r:id="rId70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A44BA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9D3B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1233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FF735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B0A6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EE5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E5F33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BFB9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476E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6B7C4A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42B4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166F47" w14:textId="77777777" w:rsidR="002938D7" w:rsidRDefault="002938D7">
            <w:pPr>
              <w:rPr>
                <w:rFonts w:eastAsia="Times New Roman"/>
              </w:rPr>
            </w:pPr>
            <w:hyperlink r:id="rId706" w:history="1">
              <w:r>
                <w:rPr>
                  <w:rStyle w:val="Hyperlink"/>
                  <w:rFonts w:eastAsia="Times New Roman"/>
                </w:rPr>
                <w:t>HU-08: Panel visual de confirmación de despliegue y estado de conexión</w:t>
              </w:r>
            </w:hyperlink>
          </w:p>
        </w:tc>
      </w:tr>
    </w:tbl>
    <w:p w14:paraId="42FFBD3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C7BFA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0AC7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96BE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1035E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F141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AE79E0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5371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2888E8" w14:textId="77777777" w:rsidR="002938D7" w:rsidRDefault="002938D7">
            <w:pPr>
              <w:rPr>
                <w:rFonts w:eastAsia="Times New Roman"/>
              </w:rPr>
            </w:pPr>
            <w:hyperlink r:id="rId70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191E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C13A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9ADC7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A55F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3AB6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8A7A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7EC7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ACE7A4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F16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8C84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BCCB5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366B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C07E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9D73D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69DF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A130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476593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61B0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AAD9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B48AAA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356AE7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C8B5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D64D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4F1718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709E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8994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0|i000i7: </w:t>
            </w:r>
          </w:p>
        </w:tc>
      </w:tr>
    </w:tbl>
    <w:p w14:paraId="44256B9C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335DD0A">
          <v:rect id="_x0000_i1525" style="width:468pt;height:9pt" o:hralign="center" o:hrstd="t" o:hr="t" fillcolor="#a0a0a0" stroked="f"/>
        </w:pict>
      </w:r>
    </w:p>
    <w:p w14:paraId="6A9E1C22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D9A0A4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AA23BC" w14:textId="77777777" w:rsidR="002938D7" w:rsidRDefault="002938D7">
            <w:pPr>
              <w:rPr>
                <w:rFonts w:eastAsia="Times New Roman"/>
              </w:rPr>
            </w:pPr>
            <w:hyperlink r:id="rId708" w:history="1">
              <w:r>
                <w:rPr>
                  <w:rStyle w:val="Hyperlink"/>
                  <w:rFonts w:eastAsia="Times New Roman"/>
                  <w:b/>
                  <w:bCs/>
                </w:rPr>
                <w:t>HU-08: Panel visual de confirmación de despliegue y estado de conexión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0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029C5E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46D8314" wp14:editId="484A63D1">
                  <wp:extent cx="152400" cy="152400"/>
                  <wp:effectExtent l="0" t="0" r="0" b="0"/>
                  <wp:docPr id="351" name="Pictur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[SCRUM-84] </w:t>
            </w:r>
            <w:hyperlink r:id="rId710" w:history="1">
              <w:r>
                <w:rPr>
                  <w:rStyle w:val="Hyperlink"/>
                  <w:rFonts w:eastAsia="Times New Roman"/>
                </w:rPr>
                <w:t>Implementar endpoint `GET /api/v1/deploy/stream/{task_id}` con `StreamingResponse` de tipo `text/event-stream`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7129A5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8849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7DCC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1CAC93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B8A6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DE9A1A" w14:textId="77777777" w:rsidR="002938D7" w:rsidRDefault="002938D7">
            <w:pPr>
              <w:rPr>
                <w:rFonts w:eastAsia="Times New Roman"/>
              </w:rPr>
            </w:pPr>
            <w:hyperlink r:id="rId71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D737E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9506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1757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F3E9F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C869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80BF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CDDB4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783A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5C8E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780A6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6038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676452" w14:textId="77777777" w:rsidR="002938D7" w:rsidRDefault="002938D7">
            <w:pPr>
              <w:rPr>
                <w:rFonts w:eastAsia="Times New Roman"/>
              </w:rPr>
            </w:pPr>
            <w:hyperlink r:id="rId712" w:history="1">
              <w:r>
                <w:rPr>
                  <w:rStyle w:val="Hyperlink"/>
                  <w:rFonts w:eastAsia="Times New Roman"/>
                </w:rPr>
                <w:t>HU-08: Panel visual de confirmación de despliegue y estado de conexión</w:t>
              </w:r>
            </w:hyperlink>
          </w:p>
        </w:tc>
      </w:tr>
    </w:tbl>
    <w:p w14:paraId="1D8D1BC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F4E82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6ECE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EF03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5C7C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28BF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F8449C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F8FC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0D9E2C" w14:textId="77777777" w:rsidR="002938D7" w:rsidRDefault="002938D7">
            <w:pPr>
              <w:rPr>
                <w:rFonts w:eastAsia="Times New Roman"/>
              </w:rPr>
            </w:pPr>
            <w:hyperlink r:id="rId71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79BC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5199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359CF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0FD1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561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CC3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E07E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7D508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7B1E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3D82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1FDA37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AD61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907C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84EDD7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73D7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10E5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A259C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9244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6AB1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FF1EF0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8EAE7F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6AFA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0640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D3FE5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D0AE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C4C1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0|i000if: </w:t>
            </w:r>
          </w:p>
        </w:tc>
      </w:tr>
    </w:tbl>
    <w:p w14:paraId="1742FB3E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8E422B0">
          <v:rect id="_x0000_i1526" style="width:468pt;height:9pt" o:hralign="center" o:hrstd="t" o:hr="t" fillcolor="#a0a0a0" stroked="f"/>
        </w:pict>
      </w:r>
    </w:p>
    <w:p w14:paraId="7FAD32FD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E95EC90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8A2054" w14:textId="77777777" w:rsidR="002938D7" w:rsidRDefault="002938D7">
            <w:pPr>
              <w:rPr>
                <w:rFonts w:eastAsia="Times New Roman"/>
              </w:rPr>
            </w:pPr>
            <w:hyperlink r:id="rId714" w:history="1">
              <w:r>
                <w:rPr>
                  <w:rStyle w:val="Hyperlink"/>
                  <w:rFonts w:eastAsia="Times New Roman"/>
                  <w:b/>
                  <w:bCs/>
                </w:rPr>
                <w:t>HU-08: Panel visual de confirmación de despliegue y estado de conexión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1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806F94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313AB02" wp14:editId="749422DF">
                  <wp:extent cx="152400" cy="152400"/>
                  <wp:effectExtent l="0" t="0" r="0" b="0"/>
                  <wp:docPr id="350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[SCRUM-85] </w:t>
            </w:r>
            <w:hyperlink r:id="rId716" w:history="1">
              <w:r>
                <w:rPr>
                  <w:rStyle w:val="Hyperlink"/>
                  <w:rFonts w:eastAsia="Times New Roman"/>
                </w:rPr>
                <w:t>Implementar heartbeat (`: heartbeat\n\n`) cada 10 s con `asyncio.wait_for(queue.get(), timeout=10)`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1996FC2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A12D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4DE6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1477D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530E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61F02C" w14:textId="77777777" w:rsidR="002938D7" w:rsidRDefault="002938D7">
            <w:pPr>
              <w:rPr>
                <w:rFonts w:eastAsia="Times New Roman"/>
              </w:rPr>
            </w:pPr>
            <w:hyperlink r:id="rId71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E7059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9D2C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BE87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65DFA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30C4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FE2F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880D8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5EEE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E684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BE175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0648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13AD06" w14:textId="77777777" w:rsidR="002938D7" w:rsidRDefault="002938D7">
            <w:pPr>
              <w:rPr>
                <w:rFonts w:eastAsia="Times New Roman"/>
              </w:rPr>
            </w:pPr>
            <w:hyperlink r:id="rId718" w:history="1">
              <w:r>
                <w:rPr>
                  <w:rStyle w:val="Hyperlink"/>
                  <w:rFonts w:eastAsia="Times New Roman"/>
                </w:rPr>
                <w:t>HU-08: Panel visual de confirmación de despliegue y estado de conexión</w:t>
              </w:r>
            </w:hyperlink>
          </w:p>
        </w:tc>
      </w:tr>
    </w:tbl>
    <w:p w14:paraId="735FE40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57F106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BC7E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5B00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25AB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1E4D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BBDB2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A595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7033B5" w14:textId="77777777" w:rsidR="002938D7" w:rsidRDefault="002938D7">
            <w:pPr>
              <w:rPr>
                <w:rFonts w:eastAsia="Times New Roman"/>
              </w:rPr>
            </w:pPr>
            <w:hyperlink r:id="rId71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7C91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F8FA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853A1C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832D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79A0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0B44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401A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59414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72DF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E9D4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C52820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F1E6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13C3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890DE8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52F4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6B4D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DECC23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B525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6E63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EE40DE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847F48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F620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550F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222835B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7DE4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A363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0|i000in: </w:t>
            </w:r>
          </w:p>
        </w:tc>
      </w:tr>
    </w:tbl>
    <w:p w14:paraId="7BA261A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20AB939">
          <v:rect id="_x0000_i1527" style="width:468pt;height:9pt" o:hralign="center" o:hrstd="t" o:hr="t" fillcolor="#a0a0a0" stroked="f"/>
        </w:pict>
      </w:r>
    </w:p>
    <w:p w14:paraId="1F896D9C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2B9480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3EABA5" w14:textId="77777777" w:rsidR="002938D7" w:rsidRDefault="002938D7">
            <w:pPr>
              <w:rPr>
                <w:rFonts w:eastAsia="Times New Roman"/>
              </w:rPr>
            </w:pPr>
            <w:hyperlink r:id="rId720" w:history="1">
              <w:r>
                <w:rPr>
                  <w:rStyle w:val="Hyperlink"/>
                  <w:rFonts w:eastAsia="Times New Roman"/>
                  <w:b/>
                  <w:bCs/>
                </w:rPr>
                <w:t>HU-08: Panel visual de confirmación de despliegue y estado de conexión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2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D4BDF10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070B56C" wp14:editId="1EECB180">
                  <wp:extent cx="152400" cy="152400"/>
                  <wp:effectExtent l="0" t="0" r="0" b="0"/>
                  <wp:docPr id="349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[SCRUM-86] </w:t>
            </w:r>
            <w:hyperlink r:id="rId722" w:history="1">
              <w:r>
                <w:rPr>
                  <w:rStyle w:val="Hyperlink"/>
                  <w:rFonts w:eastAsia="Times New Roman"/>
                </w:rPr>
                <w:t>Implementar `_ejecutar_deploy_background()` que consume el generator `orchestrator.deploy()` y deposita eventos en la queue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10F98F7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0DC9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E5F5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A6481C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017C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162A60" w14:textId="77777777" w:rsidR="002938D7" w:rsidRDefault="002938D7">
            <w:pPr>
              <w:rPr>
                <w:rFonts w:eastAsia="Times New Roman"/>
              </w:rPr>
            </w:pPr>
            <w:hyperlink r:id="rId72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93085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D3DE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191B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44448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7DE1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393F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B6A48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980D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4C62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93196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654A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E81319" w14:textId="77777777" w:rsidR="002938D7" w:rsidRDefault="002938D7">
            <w:pPr>
              <w:rPr>
                <w:rFonts w:eastAsia="Times New Roman"/>
              </w:rPr>
            </w:pPr>
            <w:hyperlink r:id="rId724" w:history="1">
              <w:r>
                <w:rPr>
                  <w:rStyle w:val="Hyperlink"/>
                  <w:rFonts w:eastAsia="Times New Roman"/>
                </w:rPr>
                <w:t>HU-08: Panel visual de confirmación de despliegue y estado de conexión</w:t>
              </w:r>
            </w:hyperlink>
          </w:p>
        </w:tc>
      </w:tr>
    </w:tbl>
    <w:p w14:paraId="5E77CAB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916B5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A835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1D49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7F8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2AEE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FEF58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45DF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8EEBC8" w14:textId="77777777" w:rsidR="002938D7" w:rsidRDefault="002938D7">
            <w:pPr>
              <w:rPr>
                <w:rFonts w:eastAsia="Times New Roman"/>
              </w:rPr>
            </w:pPr>
            <w:hyperlink r:id="rId72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F820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1183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B7A78E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30DE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C40C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1F06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436B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A4BF59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7CC6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CB96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C4D5D8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1873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0B15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D62302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0AFA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346D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ECAB2F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DEB2E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82BE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1415DC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D8078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B7EC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EA1D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61AB64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AC97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3393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0|i000iv: </w:t>
            </w:r>
          </w:p>
        </w:tc>
      </w:tr>
    </w:tbl>
    <w:p w14:paraId="074B0DFF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96236FD">
          <v:rect id="_x0000_i1528" style="width:468pt;height:9pt" o:hralign="center" o:hrstd="t" o:hr="t" fillcolor="#a0a0a0" stroked="f"/>
        </w:pict>
      </w:r>
    </w:p>
    <w:p w14:paraId="6564B0D3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907684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E0698A" w14:textId="77777777" w:rsidR="002938D7" w:rsidRDefault="002938D7">
            <w:pPr>
              <w:rPr>
                <w:rFonts w:eastAsia="Times New Roman"/>
              </w:rPr>
            </w:pPr>
            <w:hyperlink r:id="rId726" w:history="1">
              <w:r>
                <w:rPr>
                  <w:rStyle w:val="Hyperlink"/>
                  <w:rFonts w:eastAsia="Times New Roman"/>
                  <w:b/>
                  <w:bCs/>
                </w:rPr>
                <w:t>HU-08: Panel visual de confirmación de despliegue y estado de conexión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2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63DB9A2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7E490A7" wp14:editId="268E438A">
                  <wp:extent cx="152400" cy="152400"/>
                  <wp:effectExtent l="0" t="0" r="0" b="0"/>
                  <wp:docPr id="348" name="Picture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[SCRUM-87] </w:t>
            </w:r>
            <w:hyperlink r:id="rId728" w:history="1">
              <w:r>
                <w:rPr>
                  <w:rStyle w:val="Hyperlink"/>
                  <w:rFonts w:eastAsia="Times New Roman"/>
                </w:rPr>
                <w:t>Crear `openDeployStream(taskId, onEvent, onError)` en `services/api.ts` usando `EventSource` con parseo de `data:` SSE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D14E25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3818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2016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0395C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3C1E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316AA" w14:textId="77777777" w:rsidR="002938D7" w:rsidRDefault="002938D7">
            <w:pPr>
              <w:rPr>
                <w:rFonts w:eastAsia="Times New Roman"/>
              </w:rPr>
            </w:pPr>
            <w:hyperlink r:id="rId72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ADD5A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AB58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7C9E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25DE7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D2AC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420F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AAAD3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8168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8FD3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798C1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88248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ED8F21" w14:textId="77777777" w:rsidR="002938D7" w:rsidRDefault="002938D7">
            <w:pPr>
              <w:rPr>
                <w:rFonts w:eastAsia="Times New Roman"/>
              </w:rPr>
            </w:pPr>
            <w:hyperlink r:id="rId730" w:history="1">
              <w:r>
                <w:rPr>
                  <w:rStyle w:val="Hyperlink"/>
                  <w:rFonts w:eastAsia="Times New Roman"/>
                </w:rPr>
                <w:t>HU-08: Panel visual de confirmación de despliegue y estado de conexión</w:t>
              </w:r>
            </w:hyperlink>
          </w:p>
        </w:tc>
      </w:tr>
    </w:tbl>
    <w:p w14:paraId="4A36B8A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0712FD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57B7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384C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C97A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6269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16DBFB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4411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57E560" w14:textId="77777777" w:rsidR="002938D7" w:rsidRDefault="002938D7">
            <w:pPr>
              <w:rPr>
                <w:rFonts w:eastAsia="Times New Roman"/>
              </w:rPr>
            </w:pPr>
            <w:hyperlink r:id="rId73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0775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256A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18459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615C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1CCB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BCCB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D07E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223F16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6DAA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4250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4B1F20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F066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94D4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E6EE4F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9E1C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A628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18AA3C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53C5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CAE3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EBAB7ED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B2A44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2EF1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FF95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36F77B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A165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C559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0|i000j3: </w:t>
            </w:r>
          </w:p>
        </w:tc>
      </w:tr>
    </w:tbl>
    <w:p w14:paraId="4F470E04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AC1DC0D">
          <v:rect id="_x0000_i1529" style="width:468pt;height:9pt" o:hralign="center" o:hrstd="t" o:hr="t" fillcolor="#a0a0a0" stroked="f"/>
        </w:pict>
      </w:r>
    </w:p>
    <w:p w14:paraId="73F18E3C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3A52F7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EA8B63" w14:textId="77777777" w:rsidR="002938D7" w:rsidRDefault="002938D7">
            <w:pPr>
              <w:rPr>
                <w:rFonts w:eastAsia="Times New Roman"/>
              </w:rPr>
            </w:pPr>
            <w:hyperlink r:id="rId732" w:history="1">
              <w:r>
                <w:rPr>
                  <w:rStyle w:val="Hyperlink"/>
                  <w:rFonts w:eastAsia="Times New Roman"/>
                  <w:b/>
                  <w:bCs/>
                </w:rPr>
                <w:t>HU-08: Panel visual de confirmación de despliegue y estado de conexión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3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4F2048C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A23AD2C" wp14:editId="05B751A5">
                  <wp:extent cx="152400" cy="152400"/>
                  <wp:effectExtent l="0" t="0" r="0" b="0"/>
                  <wp:docPr id="347" name="Picture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[SCRUM-88] </w:t>
            </w:r>
            <w:hyperlink r:id="rId734" w:history="1">
              <w:r>
                <w:rPr>
                  <w:rStyle w:val="Hyperlink"/>
                  <w:rFonts w:eastAsia="Times New Roman"/>
                </w:rPr>
                <w:t>Crear componente `ProgressTracker.tsx` con barra de 5 pasos, indicadores de estado, log de terminal y enlace final al curso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1146EAC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1A18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2263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3279A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A941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421B8C" w14:textId="77777777" w:rsidR="002938D7" w:rsidRDefault="002938D7">
            <w:pPr>
              <w:rPr>
                <w:rFonts w:eastAsia="Times New Roman"/>
              </w:rPr>
            </w:pPr>
            <w:hyperlink r:id="rId73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8382C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4FEC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2749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55260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0249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CE81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DB64E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5E61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DFD9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6FB0A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E3D7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CDEC9C" w14:textId="77777777" w:rsidR="002938D7" w:rsidRDefault="002938D7">
            <w:pPr>
              <w:rPr>
                <w:rFonts w:eastAsia="Times New Roman"/>
              </w:rPr>
            </w:pPr>
            <w:hyperlink r:id="rId736" w:history="1">
              <w:r>
                <w:rPr>
                  <w:rStyle w:val="Hyperlink"/>
                  <w:rFonts w:eastAsia="Times New Roman"/>
                </w:rPr>
                <w:t>HU-08: Panel visual de confirmación de despliegue y estado de conexión</w:t>
              </w:r>
            </w:hyperlink>
          </w:p>
        </w:tc>
      </w:tr>
    </w:tbl>
    <w:p w14:paraId="77D22E9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5B404A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52AB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875A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AA9B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18D5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C0B04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22B1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102989" w14:textId="77777777" w:rsidR="002938D7" w:rsidRDefault="002938D7">
            <w:pPr>
              <w:rPr>
                <w:rFonts w:eastAsia="Times New Roman"/>
              </w:rPr>
            </w:pPr>
            <w:hyperlink r:id="rId73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164A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299A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5C7D24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A986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9519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0A6F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5194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BA0F35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DA9D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C8AC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F98556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A37E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3552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11D513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11CE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261C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7F4E93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C2BA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8AC6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9A39AF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83C60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7C50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25E1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76B1D2F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3DB1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9D9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0|i000jb: </w:t>
            </w:r>
          </w:p>
        </w:tc>
      </w:tr>
    </w:tbl>
    <w:p w14:paraId="1EF62764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4C3E68E">
          <v:rect id="_x0000_i1530" style="width:468pt;height:9pt" o:hralign="center" o:hrstd="t" o:hr="t" fillcolor="#a0a0a0" stroked="f"/>
        </w:pict>
      </w:r>
    </w:p>
    <w:p w14:paraId="6451F7E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E2B004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9F3055" w14:textId="77777777" w:rsidR="002938D7" w:rsidRDefault="002938D7">
            <w:pPr>
              <w:rPr>
                <w:rFonts w:eastAsia="Times New Roman"/>
              </w:rPr>
            </w:pPr>
            <w:hyperlink r:id="rId738" w:history="1">
              <w:r>
                <w:rPr>
                  <w:rStyle w:val="Hyperlink"/>
                  <w:rFonts w:eastAsia="Times New Roman"/>
                  <w:b/>
                  <w:bCs/>
                </w:rPr>
                <w:t>HU-08: Panel visual de confirmación de despliegue y estado de conexión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3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SCRUM-12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10DEC31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A70B798" wp14:editId="61400C2C">
                  <wp:extent cx="152400" cy="152400"/>
                  <wp:effectExtent l="0" t="0" r="0" b="0"/>
                  <wp:docPr id="346" name="Pictur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[SCRUM-89] </w:t>
            </w:r>
            <w:hyperlink r:id="rId740" w:history="1">
              <w:r>
                <w:rPr>
                  <w:rStyle w:val="Hyperlink"/>
                  <w:rFonts w:eastAsia="Times New Roman"/>
                </w:rPr>
                <w:t>Integrar `ProgressTracker` en `DeployPage` con cambio de modo 'wizard' → 'deploying' tras llamada a `startDeploy()`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5A1202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73E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D435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C7C63C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EEC8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8D798A" w14:textId="77777777" w:rsidR="002938D7" w:rsidRDefault="002938D7">
            <w:pPr>
              <w:rPr>
                <w:rFonts w:eastAsia="Times New Roman"/>
              </w:rPr>
            </w:pPr>
            <w:hyperlink r:id="rId74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F55B01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0D59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3286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4E807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50AC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0153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1312C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70D4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9459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5C296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7FE1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FAACC2" w14:textId="77777777" w:rsidR="002938D7" w:rsidRDefault="002938D7">
            <w:pPr>
              <w:rPr>
                <w:rFonts w:eastAsia="Times New Roman"/>
              </w:rPr>
            </w:pPr>
            <w:hyperlink r:id="rId742" w:history="1">
              <w:r>
                <w:rPr>
                  <w:rStyle w:val="Hyperlink"/>
                  <w:rFonts w:eastAsia="Times New Roman"/>
                </w:rPr>
                <w:t>HU-08: Panel visual de confirmación de despliegue y estado de conexión</w:t>
              </w:r>
            </w:hyperlink>
          </w:p>
        </w:tc>
      </w:tr>
    </w:tbl>
    <w:p w14:paraId="651C0D3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CC714D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330B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4E4E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2571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8588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A80B5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76A5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BD46E4" w14:textId="77777777" w:rsidR="002938D7" w:rsidRDefault="002938D7">
            <w:pPr>
              <w:rPr>
                <w:rFonts w:eastAsia="Times New Roman"/>
              </w:rPr>
            </w:pPr>
            <w:hyperlink r:id="rId74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5569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B2AC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C1E3E1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CF97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EFB8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91C3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697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0C9D53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420F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5736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205D7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04E1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3C07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8FEA9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1C3D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60D6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83A0B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2E5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F95B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5CED77D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91CBB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2DC1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675B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2: Integración con API</w:t>
            </w:r>
          </w:p>
        </w:tc>
      </w:tr>
      <w:tr w:rsidR="00000000" w14:paraId="43DD7FA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600B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AD49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0|i000jj: </w:t>
            </w:r>
          </w:p>
        </w:tc>
      </w:tr>
    </w:tbl>
    <w:p w14:paraId="2376A22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11FD889">
          <v:rect id="_x0000_i1531" style="width:468pt;height:9pt" o:hralign="center" o:hrstd="t" o:hr="t" fillcolor="#a0a0a0" stroked="f"/>
        </w:pict>
      </w:r>
    </w:p>
    <w:p w14:paraId="19386BE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602A58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8FF7FA" w14:textId="77777777" w:rsidR="002938D7" w:rsidRDefault="002938D7">
            <w:pPr>
              <w:rPr>
                <w:rFonts w:eastAsia="Times New Roman"/>
              </w:rPr>
            </w:pPr>
            <w:hyperlink r:id="rId744" w:history="1">
              <w:r>
                <w:rPr>
                  <w:rStyle w:val="Hyperlink"/>
                  <w:rFonts w:eastAsia="Times New Roman"/>
                  <w:b/>
                  <w:bCs/>
                </w:rPr>
                <w:t>HU-09: Procesamiento e inyección de paquetes interactivos (Articulate Storyline)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4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SCRUM-13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228E5BF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DC2F6D4" wp14:editId="6B8414FB">
                  <wp:extent cx="152400" cy="152400"/>
                  <wp:effectExtent l="0" t="0" r="0" b="0"/>
                  <wp:docPr id="345" name="Picture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[SCRUM-90] </w:t>
            </w:r>
            <w:hyperlink r:id="rId746" w:history="1">
              <w:r>
                <w:rPr>
                  <w:rStyle w:val="Hyperlink"/>
                  <w:rFonts w:eastAsia="Times New Roman"/>
                </w:rPr>
                <w:t>Implementar `InteractiveContentDetector.detect(files_map)` en `domain/services/` que identifica carpetas SCORM y retorna mapa `{unidad: [{folder, page_url, numero}]}`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F3E21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942C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8AF7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A6B7E4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A99D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17AD97" w14:textId="77777777" w:rsidR="002938D7" w:rsidRDefault="002938D7">
            <w:pPr>
              <w:rPr>
                <w:rFonts w:eastAsia="Times New Roman"/>
              </w:rPr>
            </w:pPr>
            <w:hyperlink r:id="rId74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6FA2B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D75B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EF7F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CDA46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50D4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FCC3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17823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D4A8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4CE1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53FAF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F0C2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6693C4" w14:textId="77777777" w:rsidR="002938D7" w:rsidRDefault="002938D7">
            <w:pPr>
              <w:rPr>
                <w:rFonts w:eastAsia="Times New Roman"/>
              </w:rPr>
            </w:pPr>
            <w:hyperlink r:id="rId748" w:history="1">
              <w:r>
                <w:rPr>
                  <w:rStyle w:val="Hyperlink"/>
                  <w:rFonts w:eastAsia="Times New Roman"/>
                </w:rPr>
                <w:t>HU-09: Procesamiento e inyección de paquetes interactivos (Articulate Storyline)</w:t>
              </w:r>
            </w:hyperlink>
          </w:p>
        </w:tc>
      </w:tr>
    </w:tbl>
    <w:p w14:paraId="57473C8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1CF39C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E931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1EBE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7B10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815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7F44A9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E78D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1F34E3" w14:textId="77777777" w:rsidR="002938D7" w:rsidRDefault="002938D7">
            <w:pPr>
              <w:rPr>
                <w:rFonts w:eastAsia="Times New Roman"/>
              </w:rPr>
            </w:pPr>
            <w:hyperlink r:id="rId74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3CBD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4D63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E4555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DD7B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CAAF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BFB3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5F18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AC2CD3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E7D1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5C44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FCEDBA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480F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7440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5635DD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CCB5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4EC1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70F784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14D0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9D6A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785151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ACDEB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8674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2CB9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6184F7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CBE6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5EEB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0|i000jr: </w:t>
            </w:r>
          </w:p>
        </w:tc>
      </w:tr>
    </w:tbl>
    <w:p w14:paraId="4508D94B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525C5AA">
          <v:rect id="_x0000_i1532" style="width:468pt;height:9pt" o:hralign="center" o:hrstd="t" o:hr="t" fillcolor="#a0a0a0" stroked="f"/>
        </w:pict>
      </w:r>
    </w:p>
    <w:p w14:paraId="7F84F034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FC1230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FFF28E" w14:textId="77777777" w:rsidR="002938D7" w:rsidRDefault="002938D7">
            <w:pPr>
              <w:rPr>
                <w:rFonts w:eastAsia="Times New Roman"/>
              </w:rPr>
            </w:pPr>
            <w:hyperlink r:id="rId750" w:history="1">
              <w:r>
                <w:rPr>
                  <w:rStyle w:val="Hyperlink"/>
                  <w:rFonts w:eastAsia="Times New Roman"/>
                  <w:b/>
                  <w:bCs/>
                </w:rPr>
                <w:t xml:space="preserve">HU-09: </w:t>
              </w:r>
              <w:r>
                <w:rPr>
                  <w:rStyle w:val="Hyperlink"/>
                  <w:rFonts w:eastAsia="Times New Roman"/>
                  <w:b/>
                  <w:bCs/>
                </w:rPr>
                <w:t>Procesamiento e inyección de paquetes interactivos (Articulate Storyline)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5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SCRUM-13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B08E83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51CD490" wp14:editId="4E136EEE">
                  <wp:extent cx="152400" cy="152400"/>
                  <wp:effectExtent l="0" t="0" r="0" b="0"/>
                  <wp:docPr id="344" name="Pictur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[SCRUM-91] </w:t>
            </w:r>
            <w:hyperlink r:id="rId752" w:history="1">
              <w:r>
                <w:rPr>
                  <w:rStyle w:val="Hyperlink"/>
                  <w:rFonts w:eastAsia="Times New Roman"/>
                </w:rPr>
                <w:t>Soportar variantes de naming en `detect()`: `U{n}_MF_{num}`, `MF_U{n}_{num}`, `U{n}_MF{num}`, `U{n}_MF` (case-insensitive)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726F62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6A95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035D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F8E1D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BD28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D23D80" w14:textId="77777777" w:rsidR="002938D7" w:rsidRDefault="002938D7">
            <w:pPr>
              <w:rPr>
                <w:rFonts w:eastAsia="Times New Roman"/>
              </w:rPr>
            </w:pPr>
            <w:hyperlink r:id="rId75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FB975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1C49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4BF9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7BAE4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D6AF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1FF3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CCBB2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CD98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6CDF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10442B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7C53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8A2D9A" w14:textId="77777777" w:rsidR="002938D7" w:rsidRDefault="002938D7">
            <w:pPr>
              <w:rPr>
                <w:rFonts w:eastAsia="Times New Roman"/>
              </w:rPr>
            </w:pPr>
            <w:hyperlink r:id="rId754" w:history="1">
              <w:r>
                <w:rPr>
                  <w:rStyle w:val="Hyperlink"/>
                  <w:rFonts w:eastAsia="Times New Roman"/>
                </w:rPr>
                <w:t>HU-09: Procesamiento e inyección de paquetes interactivos (Articulate Storyline)</w:t>
              </w:r>
            </w:hyperlink>
          </w:p>
        </w:tc>
      </w:tr>
    </w:tbl>
    <w:p w14:paraId="5B8125A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ACDB98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8F2F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21BA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FF89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58FC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F8B62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5389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BD67E7" w14:textId="77777777" w:rsidR="002938D7" w:rsidRDefault="002938D7">
            <w:pPr>
              <w:rPr>
                <w:rFonts w:eastAsia="Times New Roman"/>
              </w:rPr>
            </w:pPr>
            <w:hyperlink r:id="rId75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47DA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A52B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561B8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5554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8827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59E9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5CFC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47DF0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EBCF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8A5F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8984D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8A50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4386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6E414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D4BE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A53B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F3E7A3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FA87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3EFB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AE4C41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FE415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4279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3615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49AD878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20C5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3CDB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0|i000jz: </w:t>
            </w:r>
          </w:p>
        </w:tc>
      </w:tr>
    </w:tbl>
    <w:p w14:paraId="21340F4C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A937966">
          <v:rect id="_x0000_i1533" style="width:468pt;height:9pt" o:hralign="center" o:hrstd="t" o:hr="t" fillcolor="#a0a0a0" stroked="f"/>
        </w:pict>
      </w:r>
    </w:p>
    <w:p w14:paraId="653B8942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812ABC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0DA116" w14:textId="77777777" w:rsidR="002938D7" w:rsidRDefault="002938D7">
            <w:pPr>
              <w:rPr>
                <w:rFonts w:eastAsia="Times New Roman"/>
              </w:rPr>
            </w:pPr>
            <w:hyperlink r:id="rId756" w:history="1">
              <w:r>
                <w:rPr>
                  <w:rStyle w:val="Hyperlink"/>
                  <w:rFonts w:eastAsia="Times New Roman"/>
                  <w:b/>
                  <w:bCs/>
                </w:rPr>
                <w:t>HU-09: Procesamiento e inyección de paquetes interactivos (Articulate Storyline)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5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SCRUM-13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DE9A95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6A52F32" wp14:editId="6A1075A4">
                  <wp:extent cx="152400" cy="152400"/>
                  <wp:effectExtent l="0" t="0" r="0" b="0"/>
                  <wp:docPr id="343" name="Picture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[SCRUM-92] </w:t>
            </w:r>
            <w:hyperlink r:id="rId758" w:history="1">
              <w:r>
                <w:rPr>
                  <w:rStyle w:val="Hyperlink"/>
                  <w:rFonts w:eastAsia="Times New Roman"/>
                </w:rPr>
                <w:t>Implementar función `_buscar_html_principal(folder_path)` con fallback story.html → index.html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58A58C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55A3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74F3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9944B1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0F2D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4823DA" w14:textId="77777777" w:rsidR="002938D7" w:rsidRDefault="002938D7">
            <w:pPr>
              <w:rPr>
                <w:rFonts w:eastAsia="Times New Roman"/>
              </w:rPr>
            </w:pPr>
            <w:hyperlink r:id="rId75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34F68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11BC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8A78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C0C14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6A0A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16AD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2DB88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6EA6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FD8B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720320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1557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D4B493" w14:textId="77777777" w:rsidR="002938D7" w:rsidRDefault="002938D7">
            <w:pPr>
              <w:rPr>
                <w:rFonts w:eastAsia="Times New Roman"/>
              </w:rPr>
            </w:pPr>
            <w:hyperlink r:id="rId760" w:history="1">
              <w:r>
                <w:rPr>
                  <w:rStyle w:val="Hyperlink"/>
                  <w:rFonts w:eastAsia="Times New Roman"/>
                </w:rPr>
                <w:t>HU-09: Procesamiento e inyección de paquetes interactivos (Articulate Storyline)</w:t>
              </w:r>
            </w:hyperlink>
          </w:p>
        </w:tc>
      </w:tr>
    </w:tbl>
    <w:p w14:paraId="292D4E4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FF3B27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21CC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B691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E3D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8F4F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B36D71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1396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94547B" w14:textId="77777777" w:rsidR="002938D7" w:rsidRDefault="002938D7">
            <w:pPr>
              <w:rPr>
                <w:rFonts w:eastAsia="Times New Roman"/>
              </w:rPr>
            </w:pPr>
            <w:hyperlink r:id="rId76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79D4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CA55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2A0CA8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E76E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8994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096A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5388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37A16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86DE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15DA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13C8A1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CC20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8F2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7C63D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8B5C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7B49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17FA04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38E8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4790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834572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F5E10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FF3B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8FAF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1AEDBB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BD87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0CED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0|i000k7: </w:t>
            </w:r>
          </w:p>
        </w:tc>
      </w:tr>
    </w:tbl>
    <w:p w14:paraId="2D47790E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47E04AD">
          <v:rect id="_x0000_i1534" style="width:468pt;height:9pt" o:hralign="center" o:hrstd="t" o:hr="t" fillcolor="#a0a0a0" stroked="f"/>
        </w:pict>
      </w:r>
    </w:p>
    <w:p w14:paraId="29FBE78D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9235A3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EEE16B" w14:textId="77777777" w:rsidR="002938D7" w:rsidRDefault="002938D7">
            <w:pPr>
              <w:rPr>
                <w:rFonts w:eastAsia="Times New Roman"/>
              </w:rPr>
            </w:pPr>
            <w:hyperlink r:id="rId762" w:history="1">
              <w:r>
                <w:rPr>
                  <w:rStyle w:val="Hyperlink"/>
                  <w:rFonts w:eastAsia="Times New Roman"/>
                  <w:b/>
                  <w:bCs/>
                </w:rPr>
                <w:t>HU-09: Procesamiento e inyección de paquetes interactivos (Articulate Storyline)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6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SCRUM-13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A4A8D81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1860A22" wp14:editId="4E3F9769">
                  <wp:extent cx="152400" cy="152400"/>
                  <wp:effectExtent l="0" t="0" r="0" b="0"/>
                  <wp:docPr id="342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[SCRUM-93] </w:t>
            </w:r>
            <w:hyperlink r:id="rId764" w:history="1">
              <w:r>
                <w:rPr>
                  <w:rStyle w:val="Hyperlink"/>
                  <w:rFonts w:eastAsia="Times New Roman"/>
                </w:rPr>
                <w:t>Implementar `IframeComposer.compose(course_id, ctx)` en `infrastructure/composers/iframe_composer.py` que genera HTML del iframe con `allowfullscreen` y dimensiones institucionales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4967D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48CD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FA68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A774D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5DF6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BC1B7D" w14:textId="77777777" w:rsidR="002938D7" w:rsidRDefault="002938D7">
            <w:pPr>
              <w:rPr>
                <w:rFonts w:eastAsia="Times New Roman"/>
              </w:rPr>
            </w:pPr>
            <w:hyperlink r:id="rId76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9C3B2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D864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9E1C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338A2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9FC9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FA45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684AF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CF1A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3536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80405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4963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771240" w14:textId="77777777" w:rsidR="002938D7" w:rsidRDefault="002938D7">
            <w:pPr>
              <w:rPr>
                <w:rFonts w:eastAsia="Times New Roman"/>
              </w:rPr>
            </w:pPr>
            <w:hyperlink r:id="rId766" w:history="1">
              <w:r>
                <w:rPr>
                  <w:rStyle w:val="Hyperlink"/>
                  <w:rFonts w:eastAsia="Times New Roman"/>
                </w:rPr>
                <w:t>HU-09: Procesamiento e inyección de paquetes interactivos (Articulate Storyline)</w:t>
              </w:r>
            </w:hyperlink>
          </w:p>
        </w:tc>
      </w:tr>
    </w:tbl>
    <w:p w14:paraId="5D42C1D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8F412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12B0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05C6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8A71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330F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319E1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64B6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A97900" w14:textId="77777777" w:rsidR="002938D7" w:rsidRDefault="002938D7">
            <w:pPr>
              <w:rPr>
                <w:rFonts w:eastAsia="Times New Roman"/>
              </w:rPr>
            </w:pPr>
            <w:hyperlink r:id="rId76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93D2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15A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41636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FB06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3DB1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CDD5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94F2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414824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3BC0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5E20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BD294A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D737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7497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33169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9D8B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FCCC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FAE45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A2C8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EB3D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BBF484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172F7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43ED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0AC6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5D2F6D7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80D6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B4E1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0|i000kf: </w:t>
            </w:r>
          </w:p>
        </w:tc>
      </w:tr>
    </w:tbl>
    <w:p w14:paraId="7F873A34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8A087E9">
          <v:rect id="_x0000_i1535" style="width:468pt;height:9pt" o:hralign="center" o:hrstd="t" o:hr="t" fillcolor="#a0a0a0" stroked="f"/>
        </w:pict>
      </w:r>
    </w:p>
    <w:p w14:paraId="01D0E424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B10410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CCE74F" w14:textId="77777777" w:rsidR="002938D7" w:rsidRDefault="002938D7">
            <w:pPr>
              <w:rPr>
                <w:rFonts w:eastAsia="Times New Roman"/>
              </w:rPr>
            </w:pPr>
            <w:hyperlink r:id="rId768" w:history="1">
              <w:r>
                <w:rPr>
                  <w:rStyle w:val="Hyperlink"/>
                  <w:rFonts w:eastAsia="Times New Roman"/>
                  <w:b/>
                  <w:bCs/>
                </w:rPr>
                <w:t xml:space="preserve">HU-09: </w:t>
              </w:r>
              <w:r>
                <w:rPr>
                  <w:rStyle w:val="Hyperlink"/>
                  <w:rFonts w:eastAsia="Times New Roman"/>
                  <w:b/>
                  <w:bCs/>
                </w:rPr>
                <w:t>Procesamiento e inyección de paquetes interactivos (Articulate Storyline)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6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SCRUM-13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0D29E50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18ADDA5" wp14:editId="0765E148">
                  <wp:extent cx="152400" cy="152400"/>
                  <wp:effectExtent l="0" t="0" r="0" b="0"/>
                  <wp:docPr id="341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[SCRUM-94] </w:t>
            </w:r>
            <w:hyperlink r:id="rId770" w:history="1">
              <w:r>
                <w:rPr>
                  <w:rStyle w:val="Hyperlink"/>
                  <w:rFonts w:eastAsia="Times New Roman"/>
                </w:rPr>
                <w:t>Implementar `_crear_paginas_interactivas(course_id, files_map, interactive_map)` en el orquestador que crea las páginas Canvas vía `PageRepository.create_page()`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78DD1F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9B54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04A9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B62B30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053D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185ADE" w14:textId="77777777" w:rsidR="002938D7" w:rsidRDefault="002938D7">
            <w:pPr>
              <w:rPr>
                <w:rFonts w:eastAsia="Times New Roman"/>
              </w:rPr>
            </w:pPr>
            <w:hyperlink r:id="rId77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4DCD6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7B6F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80F8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A3B61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182F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EEEE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D40B5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1DB4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926B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43B04F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A91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0A03A8" w14:textId="77777777" w:rsidR="002938D7" w:rsidRDefault="002938D7">
            <w:pPr>
              <w:rPr>
                <w:rFonts w:eastAsia="Times New Roman"/>
              </w:rPr>
            </w:pPr>
            <w:hyperlink r:id="rId772" w:history="1">
              <w:r>
                <w:rPr>
                  <w:rStyle w:val="Hyperlink"/>
                  <w:rFonts w:eastAsia="Times New Roman"/>
                </w:rPr>
                <w:t>HU-09: Procesamiento e inyección de paquetes interactivos (Articulate Storyline)</w:t>
              </w:r>
            </w:hyperlink>
          </w:p>
        </w:tc>
      </w:tr>
    </w:tbl>
    <w:p w14:paraId="073B70A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7CFEFE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5C50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8005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651C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F99B8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DE1D21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32EE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068493" w14:textId="77777777" w:rsidR="002938D7" w:rsidRDefault="002938D7">
            <w:pPr>
              <w:rPr>
                <w:rFonts w:eastAsia="Times New Roman"/>
              </w:rPr>
            </w:pPr>
            <w:hyperlink r:id="rId77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18C5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4F79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19D93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447A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1177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34B6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4ADA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73350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1E31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6F69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50B35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9DE0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B9EE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8C9EE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EC9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8614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7E25E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C487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8A4E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2431F4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C610B7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133B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DAFE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3382A17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01FE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8EEF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0|i000kn: </w:t>
            </w:r>
          </w:p>
        </w:tc>
      </w:tr>
    </w:tbl>
    <w:p w14:paraId="3578959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A802E91">
          <v:rect id="_x0000_i1536" style="width:468pt;height:9pt" o:hralign="center" o:hrstd="t" o:hr="t" fillcolor="#a0a0a0" stroked="f"/>
        </w:pict>
      </w:r>
    </w:p>
    <w:p w14:paraId="6E1083E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6A61A5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A0DC8F" w14:textId="77777777" w:rsidR="002938D7" w:rsidRDefault="002938D7">
            <w:pPr>
              <w:rPr>
                <w:rFonts w:eastAsia="Times New Roman"/>
              </w:rPr>
            </w:pPr>
            <w:hyperlink r:id="rId774" w:history="1">
              <w:r>
                <w:rPr>
                  <w:rStyle w:val="Hyperlink"/>
                  <w:rFonts w:eastAsia="Times New Roman"/>
                  <w:b/>
                  <w:bCs/>
                </w:rPr>
                <w:t>HU-09: Procesamiento e inyección de paquetes interactivos (Articulate Storyline)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7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SCRUM-13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83A10DF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2875F58" wp14:editId="2E6197AC">
                  <wp:extent cx="152400" cy="152400"/>
                  <wp:effectExtent l="0" t="0" r="0" b="0"/>
                  <wp:docPr id="340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[SCRUM-95] </w:t>
            </w:r>
            <w:hyperlink r:id="rId776" w:history="1">
              <w:r>
                <w:rPr>
                  <w:rStyle w:val="Hyperlink"/>
                  <w:rFonts w:eastAsia="Times New Roman"/>
                </w:rPr>
                <w:t xml:space="preserve"> Implementar `PageRepository.create_page(course_id, title, body, slug)` → POST a Canvas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5026D2C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4C97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5A10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FC19D4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7234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4F42C7" w14:textId="77777777" w:rsidR="002938D7" w:rsidRDefault="002938D7">
            <w:pPr>
              <w:rPr>
                <w:rFonts w:eastAsia="Times New Roman"/>
              </w:rPr>
            </w:pPr>
            <w:hyperlink r:id="rId77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F9912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BC07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7048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8D14F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6158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9CE3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03CCD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DD97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03E3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5EE0F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99BE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1AF9CD" w14:textId="77777777" w:rsidR="002938D7" w:rsidRDefault="002938D7">
            <w:pPr>
              <w:rPr>
                <w:rFonts w:eastAsia="Times New Roman"/>
              </w:rPr>
            </w:pPr>
            <w:hyperlink r:id="rId778" w:history="1">
              <w:r>
                <w:rPr>
                  <w:rStyle w:val="Hyperlink"/>
                  <w:rFonts w:eastAsia="Times New Roman"/>
                </w:rPr>
                <w:t>HU-09: Procesamiento e inyección de paquetes interactivos (Articulate Storyline)</w:t>
              </w:r>
            </w:hyperlink>
          </w:p>
        </w:tc>
      </w:tr>
    </w:tbl>
    <w:p w14:paraId="08E75AD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EA292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9490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8B44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D0CA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EB15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4288EA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D55B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2A61D9" w14:textId="77777777" w:rsidR="002938D7" w:rsidRDefault="002938D7">
            <w:pPr>
              <w:rPr>
                <w:rFonts w:eastAsia="Times New Roman"/>
              </w:rPr>
            </w:pPr>
            <w:hyperlink r:id="rId77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F89A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4DC9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627AFE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F4D2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4A45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5331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A7E1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CE9C40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9357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97E9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FF1D69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1185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43F3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B34AA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C327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C07A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3E289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864C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292E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4CE70E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B97CA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CDC3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DA9B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01FE538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3353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1EB4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0|i000kv: </w:t>
            </w:r>
          </w:p>
        </w:tc>
      </w:tr>
    </w:tbl>
    <w:p w14:paraId="14D67BFE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104801E">
          <v:rect id="_x0000_i1537" style="width:468pt;height:9pt" o:hralign="center" o:hrstd="t" o:hr="t" fillcolor="#a0a0a0" stroked="f"/>
        </w:pict>
      </w:r>
    </w:p>
    <w:p w14:paraId="035F89FC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9CA94A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3D3056" w14:textId="77777777" w:rsidR="002938D7" w:rsidRDefault="002938D7">
            <w:pPr>
              <w:rPr>
                <w:rFonts w:eastAsia="Times New Roman"/>
              </w:rPr>
            </w:pPr>
            <w:hyperlink r:id="rId780" w:history="1">
              <w:r>
                <w:rPr>
                  <w:rStyle w:val="Hyperlink"/>
                  <w:rFonts w:eastAsia="Times New Roman"/>
                  <w:b/>
                  <w:bCs/>
                </w:rPr>
                <w:t>HU-09: Procesamiento e inyección de paquetes interactivos (Articulate Storyline)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8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SCRUM-13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D74180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4B3E88C" wp14:editId="14ED2132">
                  <wp:extent cx="152400" cy="152400"/>
                  <wp:effectExtent l="0" t="0" r="0" b="0"/>
                  <wp:docPr id="339" name="Pictur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[SCRUM-96] </w:t>
            </w:r>
            <w:hyperlink r:id="rId782" w:history="1">
              <w:r>
                <w:rPr>
                  <w:rStyle w:val="Hyperlink"/>
                  <w:rFonts w:eastAsia="Times New Roman"/>
                </w:rPr>
                <w:t xml:space="preserve"> Escribir tests de `InteractiveContentDetector.detect()` con fixtures de carpetas SCORM en los 4 patrones de naming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75525B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B54F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A7F4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92DD25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959A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608DD5" w14:textId="77777777" w:rsidR="002938D7" w:rsidRDefault="002938D7">
            <w:pPr>
              <w:rPr>
                <w:rFonts w:eastAsia="Times New Roman"/>
              </w:rPr>
            </w:pPr>
            <w:hyperlink r:id="rId78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E275B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EA07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3A1A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20354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FC64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A207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2972D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E01B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8A8E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61AEC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AF7A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FBEF60" w14:textId="77777777" w:rsidR="002938D7" w:rsidRDefault="002938D7">
            <w:pPr>
              <w:rPr>
                <w:rFonts w:eastAsia="Times New Roman"/>
              </w:rPr>
            </w:pPr>
            <w:hyperlink r:id="rId784" w:history="1">
              <w:r>
                <w:rPr>
                  <w:rStyle w:val="Hyperlink"/>
                  <w:rFonts w:eastAsia="Times New Roman"/>
                </w:rPr>
                <w:t>HU-09: Procesamiento e inyección de paquetes interactivos (Articulate Storyline)</w:t>
              </w:r>
            </w:hyperlink>
          </w:p>
        </w:tc>
      </w:tr>
    </w:tbl>
    <w:p w14:paraId="31DE6EB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4B9F7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4A1A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EB61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0E50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317D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DD70A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5C69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35C6BF" w14:textId="77777777" w:rsidR="002938D7" w:rsidRDefault="002938D7">
            <w:pPr>
              <w:rPr>
                <w:rFonts w:eastAsia="Times New Roman"/>
              </w:rPr>
            </w:pPr>
            <w:hyperlink r:id="rId78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1676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D5F2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9DB320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C569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7510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437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D15C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8912DB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1B10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331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5012E6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936D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EAB3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71E2D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5EA2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881F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F50B4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CAD1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CCBB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626A5F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C11DEB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B901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782A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2E38AB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9AF3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6F91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0|i000l3: </w:t>
            </w:r>
          </w:p>
        </w:tc>
      </w:tr>
    </w:tbl>
    <w:p w14:paraId="4F1FF081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81F48F0">
          <v:rect id="_x0000_i1538" style="width:468pt;height:9pt" o:hralign="center" o:hrstd="t" o:hr="t" fillcolor="#a0a0a0" stroked="f"/>
        </w:pict>
      </w:r>
    </w:p>
    <w:p w14:paraId="175A761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84B7460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70C8B7" w14:textId="77777777" w:rsidR="002938D7" w:rsidRDefault="002938D7">
            <w:pPr>
              <w:rPr>
                <w:rFonts w:eastAsia="Times New Roman"/>
              </w:rPr>
            </w:pPr>
            <w:hyperlink r:id="rId786" w:history="1">
              <w:r>
                <w:rPr>
                  <w:rStyle w:val="Hyperlink"/>
                  <w:rFonts w:eastAsia="Times New Roman"/>
                  <w:b/>
                  <w:bCs/>
                </w:rPr>
                <w:t xml:space="preserve">HU-10: </w:t>
              </w:r>
              <w:r>
                <w:rPr>
                  <w:rStyle w:val="Hyperlink"/>
                  <w:rFonts w:eastAsia="Times New Roman"/>
                  <w:b/>
                  <w:bCs/>
                </w:rPr>
                <w:t>Procesamiento del Guion (Excel) para inyección de textos y multimedia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8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SCRUM-14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5D0DA1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33E0DDC" wp14:editId="4EA66F43">
                  <wp:extent cx="152400" cy="152400"/>
                  <wp:effectExtent l="0" t="0" r="0" b="0"/>
                  <wp:docPr id="338" name="Pictur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[SCRUM-97] </w:t>
            </w:r>
            <w:hyperlink r:id="rId788" w:history="1">
              <w:r>
                <w:rPr>
                  <w:rStyle w:val="Hyperlink"/>
                  <w:rFonts w:eastAsia="Times New Roman"/>
                </w:rPr>
                <w:t>Implementar `GuionExcelReader.read() → GuionData` en `domain/services/guion_excel_reader.py` con openpyxl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0566B80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BC86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8B5C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E16A6E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AE3E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94448D" w14:textId="77777777" w:rsidR="002938D7" w:rsidRDefault="002938D7">
            <w:pPr>
              <w:rPr>
                <w:rFonts w:eastAsia="Times New Roman"/>
              </w:rPr>
            </w:pPr>
            <w:hyperlink r:id="rId78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81500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0D78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D7BA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5C14F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CCF7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414A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43D3F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25D9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0685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718EBD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C622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2824D0" w14:textId="77777777" w:rsidR="002938D7" w:rsidRDefault="002938D7">
            <w:pPr>
              <w:rPr>
                <w:rFonts w:eastAsia="Times New Roman"/>
              </w:rPr>
            </w:pPr>
            <w:hyperlink r:id="rId790" w:history="1">
              <w:r>
                <w:rPr>
                  <w:rStyle w:val="Hyperlink"/>
                  <w:rFonts w:eastAsia="Times New Roman"/>
                </w:rPr>
                <w:t>HU-10: Procesamiento del Guion (Excel) para inyección de textos y multimedia</w:t>
              </w:r>
            </w:hyperlink>
          </w:p>
        </w:tc>
      </w:tr>
    </w:tbl>
    <w:p w14:paraId="621CA4B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724D5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E80C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29B7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6AFC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6336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6CC936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1B5A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6FE120" w14:textId="77777777" w:rsidR="002938D7" w:rsidRDefault="002938D7">
            <w:pPr>
              <w:rPr>
                <w:rFonts w:eastAsia="Times New Roman"/>
              </w:rPr>
            </w:pPr>
            <w:hyperlink r:id="rId79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1C42E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4017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6EC5DC7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401A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42CE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F4C9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ED2C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85508B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A6F0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6679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B19BC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3CAF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1FB2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1B11BD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73B0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41CF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55CD5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84B8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9C75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5850D5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E683C6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5ED5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1FF7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1F8880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E127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B591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0|i000lb: </w:t>
            </w:r>
          </w:p>
        </w:tc>
      </w:tr>
    </w:tbl>
    <w:p w14:paraId="52BB2283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2073BF9">
          <v:rect id="_x0000_i1539" style="width:468pt;height:9pt" o:hralign="center" o:hrstd="t" o:hr="t" fillcolor="#a0a0a0" stroked="f"/>
        </w:pict>
      </w:r>
    </w:p>
    <w:p w14:paraId="7027D1C1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5C3DCB0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A6D4F8" w14:textId="77777777" w:rsidR="002938D7" w:rsidRDefault="002938D7">
            <w:pPr>
              <w:rPr>
                <w:rFonts w:eastAsia="Times New Roman"/>
              </w:rPr>
            </w:pPr>
            <w:hyperlink r:id="rId792" w:history="1">
              <w:r>
                <w:rPr>
                  <w:rStyle w:val="Hyperlink"/>
                  <w:rFonts w:eastAsia="Times New Roman"/>
                  <w:b/>
                  <w:bCs/>
                </w:rPr>
                <w:t>HU-10: Procesamiento del Guion (Excel) para inyección de textos y multimedia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9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SCRUM-14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54511AD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A94A91B" wp14:editId="44284EFE">
                  <wp:extent cx="152400" cy="152400"/>
                  <wp:effectExtent l="0" t="0" r="0" b="0"/>
                  <wp:docPr id="337" name="Picture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[SCRUM-98] </w:t>
            </w:r>
            <w:hyperlink r:id="rId794" w:history="1">
              <w:r>
                <w:rPr>
                  <w:rStyle w:val="Hyperlink"/>
                  <w:rFonts w:eastAsia="Times New Roman"/>
                </w:rPr>
                <w:t>Implementar detección automática de formato: ESC535 (col[0]='Unidad N') vs ESC339 (col[0]='Título de la unidad N')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7EEE4F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F600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76D5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282650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77CB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B792AA" w14:textId="77777777" w:rsidR="002938D7" w:rsidRDefault="002938D7">
            <w:pPr>
              <w:rPr>
                <w:rFonts w:eastAsia="Times New Roman"/>
              </w:rPr>
            </w:pPr>
            <w:hyperlink r:id="rId79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3769B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6A1B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ABF2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C1DCB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3E91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2D7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6ABF3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13F1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1E97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843F7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A755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7C57E0" w14:textId="77777777" w:rsidR="002938D7" w:rsidRDefault="002938D7">
            <w:pPr>
              <w:rPr>
                <w:rFonts w:eastAsia="Times New Roman"/>
              </w:rPr>
            </w:pPr>
            <w:hyperlink r:id="rId796" w:history="1">
              <w:r>
                <w:rPr>
                  <w:rStyle w:val="Hyperlink"/>
                  <w:rFonts w:eastAsia="Times New Roman"/>
                </w:rPr>
                <w:t>HU-10: Procesamiento del Guion (Excel) para inyección de textos y multimedia</w:t>
              </w:r>
            </w:hyperlink>
          </w:p>
        </w:tc>
      </w:tr>
    </w:tbl>
    <w:p w14:paraId="0287567D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CF832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0D9E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752B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1C12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0864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73FC0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B225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66021E" w14:textId="77777777" w:rsidR="002938D7" w:rsidRDefault="002938D7">
            <w:pPr>
              <w:rPr>
                <w:rFonts w:eastAsia="Times New Roman"/>
              </w:rPr>
            </w:pPr>
            <w:hyperlink r:id="rId79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6BE6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77BA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AF5814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D369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894A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F3E7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F891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EA13F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6D68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5172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290719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16D6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2EF5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21A6A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621E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443E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3F867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7C56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03E8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BB4F04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98CE4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71FA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A5E6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257109A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226B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7592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0|i000lj: </w:t>
            </w:r>
          </w:p>
        </w:tc>
      </w:tr>
    </w:tbl>
    <w:p w14:paraId="7C8C8BC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96B4C79">
          <v:rect id="_x0000_i1540" style="width:468pt;height:9pt" o:hralign="center" o:hrstd="t" o:hr="t" fillcolor="#a0a0a0" stroked="f"/>
        </w:pict>
      </w:r>
    </w:p>
    <w:p w14:paraId="36DB6D5F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8F9006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F96C7" w14:textId="77777777" w:rsidR="002938D7" w:rsidRDefault="002938D7">
            <w:pPr>
              <w:rPr>
                <w:rFonts w:eastAsia="Times New Roman"/>
              </w:rPr>
            </w:pPr>
            <w:hyperlink r:id="rId798" w:history="1">
              <w:r>
                <w:rPr>
                  <w:rStyle w:val="Hyperlink"/>
                  <w:rFonts w:eastAsia="Times New Roman"/>
                  <w:b/>
                  <w:bCs/>
                </w:rPr>
                <w:t>HU-10: Procesamiento del Guion (Excel) para inyección de textos y multimedia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79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SCRUM-14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A480BC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461B4DF" wp14:editId="33648C9B">
                  <wp:extent cx="152400" cy="152400"/>
                  <wp:effectExtent l="0" t="0" r="0" b="0"/>
                  <wp:docPr id="336" name="Picture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[SCRUM-99] </w:t>
            </w:r>
            <w:hyperlink r:id="rId800" w:history="1">
              <w:r>
                <w:rPr>
                  <w:rStyle w:val="Hyperlink"/>
                  <w:rFonts w:eastAsia="Times New Roman"/>
                </w:rPr>
                <w:t xml:space="preserve"> Implementar `GuionData.unidad(n: int) → UnidadGuion` con campos: `video_intro_url`, `parrafo_intro`, `podcast_url`, `vimeo_mat_fund_url`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6FDAA0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9135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CBBC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A0F8E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7015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F0C702" w14:textId="77777777" w:rsidR="002938D7" w:rsidRDefault="002938D7">
            <w:pPr>
              <w:rPr>
                <w:rFonts w:eastAsia="Times New Roman"/>
              </w:rPr>
            </w:pPr>
            <w:hyperlink r:id="rId80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22F09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D467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9A9A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F102A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846A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00F0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3C497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439F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553A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4C12EA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E304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36EA23" w14:textId="77777777" w:rsidR="002938D7" w:rsidRDefault="002938D7">
            <w:pPr>
              <w:rPr>
                <w:rFonts w:eastAsia="Times New Roman"/>
              </w:rPr>
            </w:pPr>
            <w:hyperlink r:id="rId802" w:history="1">
              <w:r>
                <w:rPr>
                  <w:rStyle w:val="Hyperlink"/>
                  <w:rFonts w:eastAsia="Times New Roman"/>
                </w:rPr>
                <w:t>HU-10: Procesamiento del Guion (Excel) para inyección de textos y multimedia</w:t>
              </w:r>
            </w:hyperlink>
          </w:p>
        </w:tc>
      </w:tr>
    </w:tbl>
    <w:p w14:paraId="7226E8A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4C00C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B8F6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E610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1DA5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6188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D50998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B8A3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5F0C48" w14:textId="77777777" w:rsidR="002938D7" w:rsidRDefault="002938D7">
            <w:pPr>
              <w:rPr>
                <w:rFonts w:eastAsia="Times New Roman"/>
              </w:rPr>
            </w:pPr>
            <w:hyperlink r:id="rId80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6711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184D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5CF8E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1DC3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CFC3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71F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E0B0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462332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A3A7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329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765E38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51FE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955E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18D58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D7CE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1AC1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262DB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8990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6B03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599A68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1CE81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782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663A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2DEF3C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4093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5C9C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0|i000lr: </w:t>
            </w:r>
          </w:p>
        </w:tc>
      </w:tr>
    </w:tbl>
    <w:p w14:paraId="4DF5605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372D5A0">
          <v:rect id="_x0000_i1541" style="width:468pt;height:9pt" o:hralign="center" o:hrstd="t" o:hr="t" fillcolor="#a0a0a0" stroked="f"/>
        </w:pict>
      </w:r>
    </w:p>
    <w:p w14:paraId="597E2633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02E081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8C53A2" w14:textId="77777777" w:rsidR="002938D7" w:rsidRDefault="002938D7">
            <w:pPr>
              <w:rPr>
                <w:rFonts w:eastAsia="Times New Roman"/>
              </w:rPr>
            </w:pPr>
            <w:hyperlink r:id="rId804" w:history="1">
              <w:r>
                <w:rPr>
                  <w:rStyle w:val="Hyperlink"/>
                  <w:rFonts w:eastAsia="Times New Roman"/>
                  <w:b/>
                  <w:bCs/>
                </w:rPr>
                <w:t xml:space="preserve">HU-10: </w:t>
              </w:r>
              <w:r>
                <w:rPr>
                  <w:rStyle w:val="Hyperlink"/>
                  <w:rFonts w:eastAsia="Times New Roman"/>
                  <w:b/>
                  <w:bCs/>
                </w:rPr>
                <w:t>Procesamiento del Guion (Excel) para inyección de textos y multimedia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0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SCRUM-14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D715747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77A2142" wp14:editId="035ABB6B">
                  <wp:extent cx="152400" cy="152400"/>
                  <wp:effectExtent l="0" t="0" r="0" b="0"/>
                  <wp:docPr id="335" name="Picture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[SCRUM-100] </w:t>
            </w:r>
            <w:hyperlink r:id="rId806" w:history="1">
              <w:r>
                <w:rPr>
                  <w:rStyle w:val="Hyperlink"/>
                  <w:rFonts w:eastAsia="Times New Roman"/>
                </w:rPr>
                <w:t>Implementar limpieza de prefijos de instrucción con regex en `_limpiar_texto()`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6F709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F88D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4A14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7972E0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45AC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F3F8A9" w14:textId="77777777" w:rsidR="002938D7" w:rsidRDefault="002938D7">
            <w:pPr>
              <w:rPr>
                <w:rFonts w:eastAsia="Times New Roman"/>
              </w:rPr>
            </w:pPr>
            <w:hyperlink r:id="rId80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FB573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CCC8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3711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FB668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1147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F255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6C3C9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D41C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4F28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AE9269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0EF2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8C56C3" w14:textId="77777777" w:rsidR="002938D7" w:rsidRDefault="002938D7">
            <w:pPr>
              <w:rPr>
                <w:rFonts w:eastAsia="Times New Roman"/>
              </w:rPr>
            </w:pPr>
            <w:hyperlink r:id="rId808" w:history="1">
              <w:r>
                <w:rPr>
                  <w:rStyle w:val="Hyperlink"/>
                  <w:rFonts w:eastAsia="Times New Roman"/>
                </w:rPr>
                <w:t>HU-10: Procesamiento del Guion (Excel) para inyección de textos y multimedia</w:t>
              </w:r>
            </w:hyperlink>
          </w:p>
        </w:tc>
      </w:tr>
    </w:tbl>
    <w:p w14:paraId="3D797D9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98E46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D2E4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A5AD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EC61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664C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A78B3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287F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AB6616" w14:textId="77777777" w:rsidR="002938D7" w:rsidRDefault="002938D7">
            <w:pPr>
              <w:rPr>
                <w:rFonts w:eastAsia="Times New Roman"/>
              </w:rPr>
            </w:pPr>
            <w:hyperlink r:id="rId80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7816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F6F7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F0BAB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8796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A42C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4ADE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3CEA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52E0D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B89D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7CCF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072A2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D306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AD1E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7ED76A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D715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5402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6D254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ED85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26D5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DF319D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1AF0D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32ED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BBE7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550794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A1E1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5828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0|i000lz: </w:t>
            </w:r>
          </w:p>
        </w:tc>
      </w:tr>
    </w:tbl>
    <w:p w14:paraId="1ECEA86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AD4B490">
          <v:rect id="_x0000_i1542" style="width:468pt;height:9pt" o:hralign="center" o:hrstd="t" o:hr="t" fillcolor="#a0a0a0" stroked="f"/>
        </w:pict>
      </w:r>
    </w:p>
    <w:p w14:paraId="791E37E6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C51D85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536845" w14:textId="77777777" w:rsidR="002938D7" w:rsidRDefault="002938D7">
            <w:pPr>
              <w:rPr>
                <w:rFonts w:eastAsia="Times New Roman"/>
              </w:rPr>
            </w:pPr>
            <w:hyperlink r:id="rId810" w:history="1">
              <w:r>
                <w:rPr>
                  <w:rStyle w:val="Hyperlink"/>
                  <w:rFonts w:eastAsia="Times New Roman"/>
                  <w:b/>
                  <w:bCs/>
                </w:rPr>
                <w:t>HU-10: Procesamiento del Guion (Excel) para inyección de textos y multimedia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1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SCRUM-14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5D3E05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D1FD718" wp14:editId="298BAB4E">
                  <wp:extent cx="152400" cy="152400"/>
                  <wp:effectExtent l="0" t="0" r="0" b="0"/>
                  <wp:docPr id="334" name="Picture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[SCRUM-101] </w:t>
            </w:r>
            <w:hyperlink r:id="rId812" w:history="1">
              <w:r>
                <w:rPr>
                  <w:rStyle w:val="Hyperlink"/>
                  <w:rFonts w:eastAsia="Times New Roman"/>
                </w:rPr>
                <w:t>Implementar filtrado de URLs Shutterstock en `_es_url_valida()`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4B00BE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E697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3D55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EDA278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A6AA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F652FA" w14:textId="77777777" w:rsidR="002938D7" w:rsidRDefault="002938D7">
            <w:pPr>
              <w:rPr>
                <w:rFonts w:eastAsia="Times New Roman"/>
              </w:rPr>
            </w:pPr>
            <w:hyperlink r:id="rId81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01DF5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2C00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2B45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B9107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617F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5ADB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52F7D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D81F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043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067FC3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DD67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D430FC" w14:textId="77777777" w:rsidR="002938D7" w:rsidRDefault="002938D7">
            <w:pPr>
              <w:rPr>
                <w:rFonts w:eastAsia="Times New Roman"/>
              </w:rPr>
            </w:pPr>
            <w:hyperlink r:id="rId814" w:history="1">
              <w:r>
                <w:rPr>
                  <w:rStyle w:val="Hyperlink"/>
                  <w:rFonts w:eastAsia="Times New Roman"/>
                </w:rPr>
                <w:t>HU-10: Procesamiento del Guion (Excel) para inyección de textos y multimedia</w:t>
              </w:r>
            </w:hyperlink>
          </w:p>
        </w:tc>
      </w:tr>
    </w:tbl>
    <w:p w14:paraId="60441E4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65CBA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496D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02F7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EFD3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A184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92BBA7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7B67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2CE823" w14:textId="77777777" w:rsidR="002938D7" w:rsidRDefault="002938D7">
            <w:pPr>
              <w:rPr>
                <w:rFonts w:eastAsia="Times New Roman"/>
              </w:rPr>
            </w:pPr>
            <w:hyperlink r:id="rId81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D26A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3C08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0C4B4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9DD8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791C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46D1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E329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55CD6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454E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D03A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BF3FD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AB89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BA08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7BEE1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5A90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5EED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E4238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D123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4939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D715EE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998F3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528D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1988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007D71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C335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DAA1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0|i000m7: </w:t>
            </w:r>
          </w:p>
        </w:tc>
      </w:tr>
    </w:tbl>
    <w:p w14:paraId="677E51D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E37A547">
          <v:rect id="_x0000_i1543" style="width:468pt;height:9pt" o:hralign="center" o:hrstd="t" o:hr="t" fillcolor="#a0a0a0" stroked="f"/>
        </w:pict>
      </w:r>
    </w:p>
    <w:p w14:paraId="741658B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D51280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56E902" w14:textId="77777777" w:rsidR="002938D7" w:rsidRDefault="002938D7">
            <w:pPr>
              <w:rPr>
                <w:rFonts w:eastAsia="Times New Roman"/>
              </w:rPr>
            </w:pPr>
            <w:hyperlink r:id="rId816" w:history="1">
              <w:r>
                <w:rPr>
                  <w:rStyle w:val="Hyperlink"/>
                  <w:rFonts w:eastAsia="Times New Roman"/>
                  <w:b/>
                  <w:bCs/>
                </w:rPr>
                <w:t>HU-10: Procesamiento del Guion (Excel) para inyección de textos y multimedia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1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SCRUM-14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935BAEE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7CC7BBE" wp14:editId="2AB4180B">
                  <wp:extent cx="152400" cy="152400"/>
                  <wp:effectExtent l="0" t="0" r="0" b="0"/>
                  <wp:docPr id="333" name="Picture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[SCRUM-102] </w:t>
            </w:r>
            <w:hyperlink r:id="rId818" w:history="1">
              <w:r>
                <w:rPr>
                  <w:rStyle w:val="Hyperlink"/>
                  <w:rFonts w:eastAsia="Times New Roman"/>
                </w:rPr>
                <w:t xml:space="preserve"> Integrar `GuionExcelReader` en `orchestrator._actualizar_paginas()` para pasar `guion_data` a `_actualizar_front()` y `_construir_ctx_material_fundamental()`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D4EF30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7A9A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98F0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5B481B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CE4A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1C6752" w14:textId="77777777" w:rsidR="002938D7" w:rsidRDefault="002938D7">
            <w:pPr>
              <w:rPr>
                <w:rFonts w:eastAsia="Times New Roman"/>
              </w:rPr>
            </w:pPr>
            <w:hyperlink r:id="rId81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58EE9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E21E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B541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20BAB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AED3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FB48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6F52F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BB60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7EEA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EBEF23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2CD0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53B120" w14:textId="77777777" w:rsidR="002938D7" w:rsidRDefault="002938D7">
            <w:pPr>
              <w:rPr>
                <w:rFonts w:eastAsia="Times New Roman"/>
              </w:rPr>
            </w:pPr>
            <w:hyperlink r:id="rId820" w:history="1">
              <w:r>
                <w:rPr>
                  <w:rStyle w:val="Hyperlink"/>
                  <w:rFonts w:eastAsia="Times New Roman"/>
                </w:rPr>
                <w:t>HU-10: Procesamiento del Guion (Excel) para inyección de textos y multimedia</w:t>
              </w:r>
            </w:hyperlink>
          </w:p>
        </w:tc>
      </w:tr>
    </w:tbl>
    <w:p w14:paraId="1E5FF14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C0E256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B889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84FF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439C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E108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8108F9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BDC3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FDF7DF" w14:textId="77777777" w:rsidR="002938D7" w:rsidRDefault="002938D7">
            <w:pPr>
              <w:rPr>
                <w:rFonts w:eastAsia="Times New Roman"/>
              </w:rPr>
            </w:pPr>
            <w:hyperlink r:id="rId82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1AFB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29A7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D6EE8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61BE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DD6B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733B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BC1B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8F94D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E9C0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90C5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BD4B6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0D0C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A7D6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31AA3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7BF2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18D1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695F94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FFED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4051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289E72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DA0CE6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747C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DA59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33FD920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1AAF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DE58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0|i000mf: </w:t>
            </w:r>
          </w:p>
        </w:tc>
      </w:tr>
    </w:tbl>
    <w:p w14:paraId="21D92AC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A0B26AD">
          <v:rect id="_x0000_i1544" style="width:468pt;height:9pt" o:hralign="center" o:hrstd="t" o:hr="t" fillcolor="#a0a0a0" stroked="f"/>
        </w:pict>
      </w:r>
    </w:p>
    <w:p w14:paraId="234B12A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4E1050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16410B" w14:textId="77777777" w:rsidR="002938D7" w:rsidRDefault="002938D7">
            <w:pPr>
              <w:rPr>
                <w:rFonts w:eastAsia="Times New Roman"/>
              </w:rPr>
            </w:pPr>
            <w:hyperlink r:id="rId822" w:history="1">
              <w:r>
                <w:rPr>
                  <w:rStyle w:val="Hyperlink"/>
                  <w:rFonts w:eastAsia="Times New Roman"/>
                  <w:b/>
                  <w:bCs/>
                </w:rPr>
                <w:t xml:space="preserve">HU-10: </w:t>
              </w:r>
              <w:r>
                <w:rPr>
                  <w:rStyle w:val="Hyperlink"/>
                  <w:rFonts w:eastAsia="Times New Roman"/>
                  <w:b/>
                  <w:bCs/>
                </w:rPr>
                <w:t>Procesamiento del Guion (Excel) para inyección de textos y multimedia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2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SCRUM-14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ACA1052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8D79C07" wp14:editId="0289A8F1">
                  <wp:extent cx="152400" cy="152400"/>
                  <wp:effectExtent l="0" t="0" r="0" b="0"/>
                  <wp:docPr id="332" name="Picture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[SCRUM-103] </w:t>
            </w:r>
            <w:hyperlink r:id="rId824" w:history="1">
              <w:r>
                <w:rPr>
                  <w:rStyle w:val="Hyperlink"/>
                  <w:rFonts w:eastAsia="Times New Roman"/>
                </w:rPr>
                <w:t>Escribir 26 tests con fixtures de Excel ESC535 y ESC339: extracción de datos por unidad, limpieza de prefijos, URLs Shutterstock ignoradas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209DE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8A1B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4389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D9709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B079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4336B9" w14:textId="77777777" w:rsidR="002938D7" w:rsidRDefault="002938D7">
            <w:pPr>
              <w:rPr>
                <w:rFonts w:eastAsia="Times New Roman"/>
              </w:rPr>
            </w:pPr>
            <w:hyperlink r:id="rId82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1D616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5C4E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4CC2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91E81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2580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C9F7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01E62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5726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71E3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4FE26A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A81B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434D6D" w14:textId="77777777" w:rsidR="002938D7" w:rsidRDefault="002938D7">
            <w:pPr>
              <w:rPr>
                <w:rFonts w:eastAsia="Times New Roman"/>
              </w:rPr>
            </w:pPr>
            <w:hyperlink r:id="rId826" w:history="1">
              <w:r>
                <w:rPr>
                  <w:rStyle w:val="Hyperlink"/>
                  <w:rFonts w:eastAsia="Times New Roman"/>
                </w:rPr>
                <w:t>HU-10: Procesamiento del Guion (Excel) para inyección de textos y multimedia</w:t>
              </w:r>
            </w:hyperlink>
          </w:p>
        </w:tc>
      </w:tr>
    </w:tbl>
    <w:p w14:paraId="751D257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350B19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330F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E401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0711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2CA8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3BB1CE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B900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4258FE" w14:textId="77777777" w:rsidR="002938D7" w:rsidRDefault="002938D7">
            <w:pPr>
              <w:rPr>
                <w:rFonts w:eastAsia="Times New Roman"/>
              </w:rPr>
            </w:pPr>
            <w:hyperlink r:id="rId82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5CE3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8942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4D07B8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5051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5009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80C4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F9AF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5CB1F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20CD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5BC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4E881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90ED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F8AB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677BCD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C2EC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05A4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DE8751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947F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E6E4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9E1DBD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8D7A9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BB75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9FA0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2F0F628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967F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9D06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0|i000mn: </w:t>
            </w:r>
          </w:p>
        </w:tc>
      </w:tr>
    </w:tbl>
    <w:p w14:paraId="7C446D0C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622C458">
          <v:rect id="_x0000_i1545" style="width:468pt;height:9pt" o:hralign="center" o:hrstd="t" o:hr="t" fillcolor="#a0a0a0" stroked="f"/>
        </w:pict>
      </w:r>
    </w:p>
    <w:p w14:paraId="68185D8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2CA31B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C984D3" w14:textId="77777777" w:rsidR="002938D7" w:rsidRDefault="002938D7">
            <w:pPr>
              <w:rPr>
                <w:rFonts w:eastAsia="Times New Roman"/>
              </w:rPr>
            </w:pPr>
            <w:hyperlink r:id="rId828" w:history="1">
              <w:r>
                <w:rPr>
                  <w:rStyle w:val="Hyperlink"/>
                  <w:rFonts w:eastAsia="Times New Roman"/>
                  <w:b/>
                  <w:bCs/>
                </w:rPr>
                <w:t>HU-11: Monitoreo visual de estado (Barra de progreso) y botón Cancelación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2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2F958A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ED356EA" wp14:editId="7CBA0B9F">
                  <wp:extent cx="152400" cy="152400"/>
                  <wp:effectExtent l="0" t="0" r="0" b="0"/>
                  <wp:docPr id="331" name="Picture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[SCRUM-104] </w:t>
            </w:r>
            <w:hyperlink r:id="rId830" w:history="1">
              <w:r>
                <w:rPr>
                  <w:rStyle w:val="Hyperlink"/>
                  <w:rFonts w:eastAsia="Times New Roman"/>
                </w:rPr>
                <w:t>Extender `TaskManager.registrar()` para almacenar el `asyncio.Task` del BackgroundTask, no solo la queue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3ADDB9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E224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A9C4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D718D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2D23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C3F3EC" w14:textId="77777777" w:rsidR="002938D7" w:rsidRDefault="002938D7">
            <w:pPr>
              <w:rPr>
                <w:rFonts w:eastAsia="Times New Roman"/>
              </w:rPr>
            </w:pPr>
            <w:hyperlink r:id="rId83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1E3B3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4505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F988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243A1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7B81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2FF1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A951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9BD7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9BD7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40926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A7AE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EBE58" w14:textId="77777777" w:rsidR="002938D7" w:rsidRDefault="002938D7">
            <w:pPr>
              <w:rPr>
                <w:rFonts w:eastAsia="Times New Roman"/>
              </w:rPr>
            </w:pPr>
            <w:hyperlink r:id="rId832" w:history="1">
              <w:r>
                <w:rPr>
                  <w:rStyle w:val="Hyperlink"/>
                  <w:rFonts w:eastAsia="Times New Roman"/>
                </w:rPr>
                <w:t>HU-11: Monitoreo visual de estado (Barra de progreso) y botón Cancelación</w:t>
              </w:r>
            </w:hyperlink>
          </w:p>
        </w:tc>
      </w:tr>
    </w:tbl>
    <w:p w14:paraId="4E1FE25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F52755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3C3B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CF8A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043E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EA6C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FED781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6DA0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C418CF" w14:textId="77777777" w:rsidR="002938D7" w:rsidRDefault="002938D7">
            <w:pPr>
              <w:rPr>
                <w:rFonts w:eastAsia="Times New Roman"/>
              </w:rPr>
            </w:pPr>
            <w:hyperlink r:id="rId83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F8C6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EB5A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538B1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23A9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35C2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7304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902D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17402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F34B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B269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A7187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83F0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A1F6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0F560D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5659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B59A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8116C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90FC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2E30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F79654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CA08E0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2FC4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808C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02EFFC2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7669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AA14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0|i000mv: </w:t>
            </w:r>
          </w:p>
        </w:tc>
      </w:tr>
    </w:tbl>
    <w:p w14:paraId="4BA9BDD6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85CD0F2">
          <v:rect id="_x0000_i1546" style="width:468pt;height:9pt" o:hralign="center" o:hrstd="t" o:hr="t" fillcolor="#a0a0a0" stroked="f"/>
        </w:pict>
      </w:r>
    </w:p>
    <w:p w14:paraId="49E487C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8FEF44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3976EB" w14:textId="77777777" w:rsidR="002938D7" w:rsidRDefault="002938D7">
            <w:pPr>
              <w:rPr>
                <w:rFonts w:eastAsia="Times New Roman"/>
              </w:rPr>
            </w:pPr>
            <w:hyperlink r:id="rId834" w:history="1">
              <w:r>
                <w:rPr>
                  <w:rStyle w:val="Hyperlink"/>
                  <w:rFonts w:eastAsia="Times New Roman"/>
                  <w:b/>
                  <w:bCs/>
                </w:rPr>
                <w:t>HU-11: Monitoreo visual de estado (Barra de progreso) y botón Cancelación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3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A93F3DB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BC882E4" wp14:editId="065260C3">
                  <wp:extent cx="152400" cy="152400"/>
                  <wp:effectExtent l="0" t="0" r="0" b="0"/>
                  <wp:docPr id="330" name="Pictur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[SCRUM-105] </w:t>
            </w:r>
            <w:hyperlink r:id="rId836" w:history="1">
              <w:r>
                <w:rPr>
                  <w:rStyle w:val="Hyperlink"/>
                  <w:rFonts w:eastAsia="Times New Roman"/>
                </w:rPr>
                <w:t xml:space="preserve"> Implementar `TaskManager.cancelar(task_id)` que llama a `task.cancel()` en el asyncio.Task registrado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50D7CA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EDE1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F084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DB058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7446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B5CE19" w14:textId="77777777" w:rsidR="002938D7" w:rsidRDefault="002938D7">
            <w:pPr>
              <w:rPr>
                <w:rFonts w:eastAsia="Times New Roman"/>
              </w:rPr>
            </w:pPr>
            <w:hyperlink r:id="rId83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FE038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2F6C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6FB7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9166D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DF39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BA3F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4A7AF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83E9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8E7E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9B334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0A48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8EFE00" w14:textId="77777777" w:rsidR="002938D7" w:rsidRDefault="002938D7">
            <w:pPr>
              <w:rPr>
                <w:rFonts w:eastAsia="Times New Roman"/>
              </w:rPr>
            </w:pPr>
            <w:hyperlink r:id="rId838" w:history="1">
              <w:r>
                <w:rPr>
                  <w:rStyle w:val="Hyperlink"/>
                  <w:rFonts w:eastAsia="Times New Roman"/>
                </w:rPr>
                <w:t>HU-11: Monitoreo visual de estado (Barra de progreso) y botón Cancelación</w:t>
              </w:r>
            </w:hyperlink>
          </w:p>
        </w:tc>
      </w:tr>
    </w:tbl>
    <w:p w14:paraId="3AF588F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29D28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93DB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549A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C9D7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5D98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E1D2BE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378F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768FE1" w14:textId="77777777" w:rsidR="002938D7" w:rsidRDefault="002938D7">
            <w:pPr>
              <w:rPr>
                <w:rFonts w:eastAsia="Times New Roman"/>
              </w:rPr>
            </w:pPr>
            <w:hyperlink r:id="rId83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7A75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ECE5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72C02C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29E5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48F7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55D1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55D7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127281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747A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90DA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C4EEA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3AD6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2B6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640F0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8F27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F3DB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11670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636C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5962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4EB351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58EE1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5F94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D3F5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3F4AA2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7D8C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9230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0|i000n3: </w:t>
            </w:r>
          </w:p>
        </w:tc>
      </w:tr>
    </w:tbl>
    <w:p w14:paraId="2D5301A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156DD1A">
          <v:rect id="_x0000_i1547" style="width:468pt;height:9pt" o:hralign="center" o:hrstd="t" o:hr="t" fillcolor="#a0a0a0" stroked="f"/>
        </w:pict>
      </w:r>
    </w:p>
    <w:p w14:paraId="64737CA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AED1A1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82A8E1" w14:textId="77777777" w:rsidR="002938D7" w:rsidRDefault="002938D7">
            <w:pPr>
              <w:rPr>
                <w:rFonts w:eastAsia="Times New Roman"/>
              </w:rPr>
            </w:pPr>
            <w:hyperlink r:id="rId840" w:history="1">
              <w:r>
                <w:rPr>
                  <w:rStyle w:val="Hyperlink"/>
                  <w:rFonts w:eastAsia="Times New Roman"/>
                  <w:b/>
                  <w:bCs/>
                </w:rPr>
                <w:t>HU-11: Monitoreo visual de estado (Barra de progreso) y botón Cancelación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4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89583C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C6CF422" wp14:editId="1ADE6CFC">
                  <wp:extent cx="152400" cy="152400"/>
                  <wp:effectExtent l="0" t="0" r="0" b="0"/>
                  <wp:docPr id="329" name="Picture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[SCRUM-106] </w:t>
            </w:r>
            <w:hyperlink r:id="rId842" w:history="1">
              <w:r>
                <w:rPr>
                  <w:rStyle w:val="Hyperlink"/>
                  <w:rFonts w:eastAsia="Times New Roman"/>
                </w:rPr>
                <w:t xml:space="preserve"> Implementar endpoint `POST /api/v1/deploy/cancel/{task_id}` en `deploy.py`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76F22B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0E07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51B0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45CA09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8D78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63E533" w14:textId="77777777" w:rsidR="002938D7" w:rsidRDefault="002938D7">
            <w:pPr>
              <w:rPr>
                <w:rFonts w:eastAsia="Times New Roman"/>
              </w:rPr>
            </w:pPr>
            <w:hyperlink r:id="rId84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DBE60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8A34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0527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5F276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8890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25E5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30623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ADC9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1977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B231E7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87F1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3609CF" w14:textId="77777777" w:rsidR="002938D7" w:rsidRDefault="002938D7">
            <w:pPr>
              <w:rPr>
                <w:rFonts w:eastAsia="Times New Roman"/>
              </w:rPr>
            </w:pPr>
            <w:hyperlink r:id="rId844" w:history="1">
              <w:r>
                <w:rPr>
                  <w:rStyle w:val="Hyperlink"/>
                  <w:rFonts w:eastAsia="Times New Roman"/>
                </w:rPr>
                <w:t>HU-11: Monitoreo visual de estado (Barra de progreso) y botón Cancelación</w:t>
              </w:r>
            </w:hyperlink>
          </w:p>
        </w:tc>
      </w:tr>
    </w:tbl>
    <w:p w14:paraId="4D55AEE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948F59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229E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3390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467F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9E12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C48E9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01DC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6E206A" w14:textId="77777777" w:rsidR="002938D7" w:rsidRDefault="002938D7">
            <w:pPr>
              <w:rPr>
                <w:rFonts w:eastAsia="Times New Roman"/>
              </w:rPr>
            </w:pPr>
            <w:hyperlink r:id="rId84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DE48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8736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090B62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275A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D0DF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1164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57E2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050444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A7DE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1E8E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935FD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58AF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468C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7555C9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CFD7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91E0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38C0A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CD10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F6AE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E7E1BE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53714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01C5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03F7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612C4BE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0C8E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B94F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0|i000nb: </w:t>
            </w:r>
          </w:p>
        </w:tc>
      </w:tr>
    </w:tbl>
    <w:p w14:paraId="7B67B0CE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207AE9A">
          <v:rect id="_x0000_i1548" style="width:468pt;height:9pt" o:hralign="center" o:hrstd="t" o:hr="t" fillcolor="#a0a0a0" stroked="f"/>
        </w:pict>
      </w:r>
    </w:p>
    <w:p w14:paraId="53F6C64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3A942D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213396" w14:textId="77777777" w:rsidR="002938D7" w:rsidRDefault="002938D7">
            <w:pPr>
              <w:rPr>
                <w:rFonts w:eastAsia="Times New Roman"/>
              </w:rPr>
            </w:pPr>
            <w:hyperlink r:id="rId846" w:history="1">
              <w:r>
                <w:rPr>
                  <w:rStyle w:val="Hyperlink"/>
                  <w:rFonts w:eastAsia="Times New Roman"/>
                  <w:b/>
                  <w:bCs/>
                </w:rPr>
                <w:t>HU-11: Monitoreo visual de estado (Barra de progreso) y botón Cancelación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4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DC4D842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BC2267B" wp14:editId="424B2309">
                  <wp:extent cx="152400" cy="152400"/>
                  <wp:effectExtent l="0" t="0" r="0" b="0"/>
                  <wp:docPr id="328" name="Picture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[SCRUM-107] </w:t>
            </w:r>
            <w:hyperlink r:id="rId848" w:history="1">
              <w:r>
                <w:rPr>
                  <w:rStyle w:val="Hyperlink"/>
                  <w:rFonts w:eastAsia="Times New Roman"/>
                </w:rPr>
                <w:t>Manejar `asyncio.CancelledError` en el orquestador: emitir `ProgressEvent.cancelado()` antes de terminar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3FA813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768E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3613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6CC2B48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12B7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17BD37" w14:textId="77777777" w:rsidR="002938D7" w:rsidRDefault="002938D7">
            <w:pPr>
              <w:rPr>
                <w:rFonts w:eastAsia="Times New Roman"/>
              </w:rPr>
            </w:pPr>
            <w:hyperlink r:id="rId84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4D76E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949F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AB25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09312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AB13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1473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18987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2C8B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DF81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C2AB5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107D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ADA8A0" w14:textId="77777777" w:rsidR="002938D7" w:rsidRDefault="002938D7">
            <w:pPr>
              <w:rPr>
                <w:rFonts w:eastAsia="Times New Roman"/>
              </w:rPr>
            </w:pPr>
            <w:hyperlink r:id="rId850" w:history="1">
              <w:r>
                <w:rPr>
                  <w:rStyle w:val="Hyperlink"/>
                  <w:rFonts w:eastAsia="Times New Roman"/>
                </w:rPr>
                <w:t>HU-11: Monitoreo visual de estado (Barra de progreso) y botón Cancelación</w:t>
              </w:r>
            </w:hyperlink>
          </w:p>
        </w:tc>
      </w:tr>
    </w:tbl>
    <w:p w14:paraId="7D74676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FA41D7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AF59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0736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C15B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D2E4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9170B6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0AB3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84A1C4" w14:textId="77777777" w:rsidR="002938D7" w:rsidRDefault="002938D7">
            <w:pPr>
              <w:rPr>
                <w:rFonts w:eastAsia="Times New Roman"/>
              </w:rPr>
            </w:pPr>
            <w:hyperlink r:id="rId85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3EA9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E94C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22AA5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1E2E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F3CF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795A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8CE4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4FD574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203E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0391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6EA390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0A88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1DAF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A7F68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9B65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81F4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10133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D84D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1CCD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6150CE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4C7E62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9CE5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238C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14AF3E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D4AE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3FB9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0|i000nj: </w:t>
            </w:r>
          </w:p>
        </w:tc>
      </w:tr>
    </w:tbl>
    <w:p w14:paraId="21FB927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78BEEC1">
          <v:rect id="_x0000_i1549" style="width:468pt;height:9pt" o:hralign="center" o:hrstd="t" o:hr="t" fillcolor="#a0a0a0" stroked="f"/>
        </w:pict>
      </w:r>
    </w:p>
    <w:p w14:paraId="4B2F1DD9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47449A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98EB44" w14:textId="77777777" w:rsidR="002938D7" w:rsidRDefault="002938D7">
            <w:pPr>
              <w:rPr>
                <w:rFonts w:eastAsia="Times New Roman"/>
              </w:rPr>
            </w:pPr>
            <w:hyperlink r:id="rId852" w:history="1">
              <w:r>
                <w:rPr>
                  <w:rStyle w:val="Hyperlink"/>
                  <w:rFonts w:eastAsia="Times New Roman"/>
                  <w:b/>
                  <w:bCs/>
                </w:rPr>
                <w:t>HU-11: Monitoreo visual de estado (Barra de progreso) y botón Cancelación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5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A867CF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E533DD4" wp14:editId="4A77AE14">
                  <wp:extent cx="152400" cy="152400"/>
                  <wp:effectExtent l="0" t="0" r="0" b="0"/>
                  <wp:docPr id="327" name="Picture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[SCRUM-108] </w:t>
            </w:r>
            <w:hyperlink r:id="rId854" w:history="1">
              <w:r>
                <w:rPr>
                  <w:rStyle w:val="Hyperlink"/>
                  <w:rFonts w:eastAsia="Times New Roman"/>
                </w:rPr>
                <w:t xml:space="preserve"> Implementar `cancelDeploy(taskId)` en `services/api.ts` que llama a `POST /deploy/cancel/{taskId}`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0214AD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3B2B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0807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E30FE1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404F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3018B8" w14:textId="77777777" w:rsidR="002938D7" w:rsidRDefault="002938D7">
            <w:pPr>
              <w:rPr>
                <w:rFonts w:eastAsia="Times New Roman"/>
              </w:rPr>
            </w:pPr>
            <w:hyperlink r:id="rId85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F8352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90C1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6987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2E0A7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4679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07B6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CE410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8DA1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7C0B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FAC76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4E25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05842D" w14:textId="77777777" w:rsidR="002938D7" w:rsidRDefault="002938D7">
            <w:pPr>
              <w:rPr>
                <w:rFonts w:eastAsia="Times New Roman"/>
              </w:rPr>
            </w:pPr>
            <w:hyperlink r:id="rId856" w:history="1">
              <w:r>
                <w:rPr>
                  <w:rStyle w:val="Hyperlink"/>
                  <w:rFonts w:eastAsia="Times New Roman"/>
                </w:rPr>
                <w:t>HU-11: Monitoreo visual de estado (Barra de progreso) y botón Cancelación</w:t>
              </w:r>
            </w:hyperlink>
          </w:p>
        </w:tc>
      </w:tr>
    </w:tbl>
    <w:p w14:paraId="663DC52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0B1EB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C072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FD5C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E2BB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3C27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712631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A04F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23D640" w14:textId="77777777" w:rsidR="002938D7" w:rsidRDefault="002938D7">
            <w:pPr>
              <w:rPr>
                <w:rFonts w:eastAsia="Times New Roman"/>
              </w:rPr>
            </w:pPr>
            <w:hyperlink r:id="rId85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DF4BB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6865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D262F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7116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701A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B66F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D226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0AC431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E7FD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F915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0CF4E9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96BA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8BDD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3E058B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067B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C281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E873EF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B8C8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0172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5881A5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D025BF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668E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6D5F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1C84D9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903B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55CC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0|i000nr: </w:t>
            </w:r>
          </w:p>
        </w:tc>
      </w:tr>
    </w:tbl>
    <w:p w14:paraId="2FAAB99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C5E1AB7">
          <v:rect id="_x0000_i1550" style="width:468pt;height:9pt" o:hralign="center" o:hrstd="t" o:hr="t" fillcolor="#a0a0a0" stroked="f"/>
        </w:pict>
      </w:r>
    </w:p>
    <w:p w14:paraId="439F908E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2D7EA9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796D3A" w14:textId="77777777" w:rsidR="002938D7" w:rsidRDefault="002938D7">
            <w:pPr>
              <w:rPr>
                <w:rFonts w:eastAsia="Times New Roman"/>
              </w:rPr>
            </w:pPr>
            <w:hyperlink r:id="rId858" w:history="1">
              <w:r>
                <w:rPr>
                  <w:rStyle w:val="Hyperlink"/>
                  <w:rFonts w:eastAsia="Times New Roman"/>
                  <w:b/>
                  <w:bCs/>
                </w:rPr>
                <w:t>HU-11: Monitoreo visual de estado (Barra de progreso) y botón Cancelación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5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C603B8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133DC6F" wp14:editId="6D9C7533">
                  <wp:extent cx="152400" cy="152400"/>
                  <wp:effectExtent l="0" t="0" r="0" b="0"/>
                  <wp:docPr id="326" name="Picture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[SCRUM-109] </w:t>
            </w:r>
            <w:hyperlink r:id="rId860" w:history="1">
              <w:r>
                <w:rPr>
                  <w:rStyle w:val="Hyperlink"/>
                  <w:rFonts w:eastAsia="Times New Roman"/>
                </w:rPr>
                <w:t>Añadir estado `cancelando` y `confirmCancel` en `ProgressTracker.tsx`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2ACD602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4F0F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0DA7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AB1CD4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EEA3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F94AA8" w14:textId="77777777" w:rsidR="002938D7" w:rsidRDefault="002938D7">
            <w:pPr>
              <w:rPr>
                <w:rFonts w:eastAsia="Times New Roman"/>
              </w:rPr>
            </w:pPr>
            <w:hyperlink r:id="rId86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FAEB5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1DB4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99CF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66EBD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6F8D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621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D2082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5C84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70B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FC614C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3F89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7933D3" w14:textId="77777777" w:rsidR="002938D7" w:rsidRDefault="002938D7">
            <w:pPr>
              <w:rPr>
                <w:rFonts w:eastAsia="Times New Roman"/>
              </w:rPr>
            </w:pPr>
            <w:hyperlink r:id="rId862" w:history="1">
              <w:r>
                <w:rPr>
                  <w:rStyle w:val="Hyperlink"/>
                  <w:rFonts w:eastAsia="Times New Roman"/>
                </w:rPr>
                <w:t>HU-11: Monitoreo visual de estado (Barra de progreso) y botón Cancelación</w:t>
              </w:r>
            </w:hyperlink>
          </w:p>
        </w:tc>
      </w:tr>
    </w:tbl>
    <w:p w14:paraId="4D17B1B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53A876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09A5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28A2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F483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603E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A383D0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69DA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FFB140" w14:textId="77777777" w:rsidR="002938D7" w:rsidRDefault="002938D7">
            <w:pPr>
              <w:rPr>
                <w:rFonts w:eastAsia="Times New Roman"/>
              </w:rPr>
            </w:pPr>
            <w:hyperlink r:id="rId86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3FBC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2478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0FF58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8A1D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AD7B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56A3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CB30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1F366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F921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686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82A833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AE2B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CCC8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8611B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F95B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3EF5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740F69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6979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665E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2405F1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4A225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8CA8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1EC6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29AE518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74C6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E88E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0|i000nz: </w:t>
            </w:r>
          </w:p>
        </w:tc>
      </w:tr>
    </w:tbl>
    <w:p w14:paraId="1F7B2FA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6490E81">
          <v:rect id="_x0000_i1551" style="width:468pt;height:9pt" o:hralign="center" o:hrstd="t" o:hr="t" fillcolor="#a0a0a0" stroked="f"/>
        </w:pict>
      </w:r>
    </w:p>
    <w:p w14:paraId="53DF80DE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5D936E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5F99C4" w14:textId="77777777" w:rsidR="002938D7" w:rsidRDefault="002938D7">
            <w:pPr>
              <w:rPr>
                <w:rFonts w:eastAsia="Times New Roman"/>
              </w:rPr>
            </w:pPr>
            <w:hyperlink r:id="rId864" w:history="1">
              <w:r>
                <w:rPr>
                  <w:rStyle w:val="Hyperlink"/>
                  <w:rFonts w:eastAsia="Times New Roman"/>
                  <w:b/>
                  <w:bCs/>
                </w:rPr>
                <w:t>HU-11: Monitoreo visual de estado (Barra de progreso) y botón Cancelación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6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E9ADB3B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BBE30C5" wp14:editId="2A61E177">
                  <wp:extent cx="152400" cy="152400"/>
                  <wp:effectExtent l="0" t="0" r="0" b="0"/>
                  <wp:docPr id="325" name="Pictur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[SCRUM-110] </w:t>
            </w:r>
            <w:hyperlink r:id="rId866" w:history="1">
              <w:r>
                <w:rPr>
                  <w:rStyle w:val="Hyperlink"/>
                  <w:rFonts w:eastAsia="Times New Roman"/>
                </w:rPr>
                <w:t>Mostrar botón 'Cancelar despliegue' solo cuando `status === 'running'` y ocultarlo al terminar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531103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1C3F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B3FD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57F5B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C4C8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53280" w14:textId="77777777" w:rsidR="002938D7" w:rsidRDefault="002938D7">
            <w:pPr>
              <w:rPr>
                <w:rFonts w:eastAsia="Times New Roman"/>
              </w:rPr>
            </w:pPr>
            <w:hyperlink r:id="rId86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28B6F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09D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E10B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92BB8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3EA3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1DFA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2E744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44B2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6E3B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FD4C0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2AC9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910760" w14:textId="77777777" w:rsidR="002938D7" w:rsidRDefault="002938D7">
            <w:pPr>
              <w:rPr>
                <w:rFonts w:eastAsia="Times New Roman"/>
              </w:rPr>
            </w:pPr>
            <w:hyperlink r:id="rId868" w:history="1">
              <w:r>
                <w:rPr>
                  <w:rStyle w:val="Hyperlink"/>
                  <w:rFonts w:eastAsia="Times New Roman"/>
                </w:rPr>
                <w:t>HU-11: Monitoreo visual de estado (Barra de progreso) y botón Cancelación</w:t>
              </w:r>
            </w:hyperlink>
          </w:p>
        </w:tc>
      </w:tr>
    </w:tbl>
    <w:p w14:paraId="7FFBD4C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C3C45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1F3C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5CE7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3D24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BB01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76D121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36CE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A86731" w14:textId="77777777" w:rsidR="002938D7" w:rsidRDefault="002938D7">
            <w:pPr>
              <w:rPr>
                <w:rFonts w:eastAsia="Times New Roman"/>
              </w:rPr>
            </w:pPr>
            <w:hyperlink r:id="rId86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8B78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A14F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A5667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5D09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415B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5EF5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064A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BAF53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D7C8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37CC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1E0718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15EA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DC34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4FB44A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7048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A1A9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894ACD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86BE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35AF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AB7A73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093A5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603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E0F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181F790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4712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229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0|i000o7: </w:t>
            </w:r>
          </w:p>
        </w:tc>
      </w:tr>
    </w:tbl>
    <w:p w14:paraId="0A72034B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8135B4A">
          <v:rect id="_x0000_i1552" style="width:468pt;height:9pt" o:hralign="center" o:hrstd="t" o:hr="t" fillcolor="#a0a0a0" stroked="f"/>
        </w:pict>
      </w:r>
    </w:p>
    <w:p w14:paraId="52F5054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FA3938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D73A26" w14:textId="77777777" w:rsidR="002938D7" w:rsidRDefault="002938D7">
            <w:pPr>
              <w:rPr>
                <w:rFonts w:eastAsia="Times New Roman"/>
              </w:rPr>
            </w:pPr>
            <w:hyperlink r:id="rId870" w:history="1">
              <w:r>
                <w:rPr>
                  <w:rStyle w:val="Hyperlink"/>
                  <w:rFonts w:eastAsia="Times New Roman"/>
                  <w:b/>
                  <w:bCs/>
                </w:rPr>
                <w:t>HU-11: Monitoreo visual de estado (Barra de progreso) y botón Cancelación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7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7DE8BBD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9A1DD2D" wp14:editId="01AF0981">
                  <wp:extent cx="152400" cy="152400"/>
                  <wp:effectExtent l="0" t="0" r="0" b="0"/>
                  <wp:docPr id="324" name="Pictur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[SCRUM-111] </w:t>
            </w:r>
            <w:hyperlink r:id="rId872" w:history="1">
              <w:r>
                <w:rPr>
                  <w:rStyle w:val="Hyperlink"/>
                  <w:rFonts w:eastAsia="Times New Roman"/>
                </w:rPr>
                <w:t>Implementar diálogo de confirmación con dos botones: 'Confirmar cancelación' y 'Continuar despliegue'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6D7D13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5F48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6F57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787F8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7370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9E78AA" w14:textId="77777777" w:rsidR="002938D7" w:rsidRDefault="002938D7">
            <w:pPr>
              <w:rPr>
                <w:rFonts w:eastAsia="Times New Roman"/>
              </w:rPr>
            </w:pPr>
            <w:hyperlink r:id="rId87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B7681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6007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0C49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4675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4A46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816D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9CECA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119A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5E04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457E27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2A58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98934F" w14:textId="77777777" w:rsidR="002938D7" w:rsidRDefault="002938D7">
            <w:pPr>
              <w:rPr>
                <w:rFonts w:eastAsia="Times New Roman"/>
              </w:rPr>
            </w:pPr>
            <w:hyperlink r:id="rId874" w:history="1">
              <w:r>
                <w:rPr>
                  <w:rStyle w:val="Hyperlink"/>
                  <w:rFonts w:eastAsia="Times New Roman"/>
                </w:rPr>
                <w:t>HU-11: Monitoreo visual de estado (Barra de progreso) y botón Cancelación</w:t>
              </w:r>
            </w:hyperlink>
          </w:p>
        </w:tc>
      </w:tr>
    </w:tbl>
    <w:p w14:paraId="4A98B65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8DC07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990F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F9B1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246B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E0E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44BCB0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1374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5F5938" w14:textId="77777777" w:rsidR="002938D7" w:rsidRDefault="002938D7">
            <w:pPr>
              <w:rPr>
                <w:rFonts w:eastAsia="Times New Roman"/>
              </w:rPr>
            </w:pPr>
            <w:hyperlink r:id="rId87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EEAC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5718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500B7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B917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CD0D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7A8C1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5CCB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D80182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8999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C17A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C6C5C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2C60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8856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03013A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189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9F02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314EB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6E28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2629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49983E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AC454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6608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683B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2311317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E4B1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7672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0|i000of: </w:t>
            </w:r>
          </w:p>
        </w:tc>
      </w:tr>
    </w:tbl>
    <w:p w14:paraId="65A388F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30C3A88">
          <v:rect id="_x0000_i1553" style="width:468pt;height:9pt" o:hralign="center" o:hrstd="t" o:hr="t" fillcolor="#a0a0a0" stroked="f"/>
        </w:pict>
      </w:r>
    </w:p>
    <w:p w14:paraId="4DC9F9F7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1088AD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876633" w14:textId="77777777" w:rsidR="002938D7" w:rsidRDefault="002938D7">
            <w:pPr>
              <w:rPr>
                <w:rFonts w:eastAsia="Times New Roman"/>
              </w:rPr>
            </w:pPr>
            <w:hyperlink r:id="rId876" w:history="1">
              <w:r>
                <w:rPr>
                  <w:rStyle w:val="Hyperlink"/>
                  <w:rFonts w:eastAsia="Times New Roman"/>
                  <w:b/>
                  <w:bCs/>
                </w:rPr>
                <w:t>HU-11: Monitoreo visual de estado (Barra de progreso) y botón Cancelación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7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D689AD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72E54BD" wp14:editId="4775C5A1">
                  <wp:extent cx="152400" cy="152400"/>
                  <wp:effectExtent l="0" t="0" r="0" b="0"/>
                  <wp:docPr id="323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[SCRUM-112] </w:t>
            </w:r>
            <w:hyperlink r:id="rId878" w:history="1">
              <w:r>
                <w:rPr>
                  <w:rStyle w:val="Hyperlink"/>
                  <w:rFonts w:eastAsia="Times New Roman"/>
                </w:rPr>
                <w:t>Aplicar color naranja al log y al badge de estado cuando `status === 'cancelled'`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13/May/26  Resolved: 13/May/26 </w:t>
            </w:r>
          </w:p>
        </w:tc>
      </w:tr>
      <w:tr w:rsidR="00000000" w14:paraId="7D2B17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C3FD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E3E0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AA8F1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3760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8FFB4F" w14:textId="77777777" w:rsidR="002938D7" w:rsidRDefault="002938D7">
            <w:pPr>
              <w:rPr>
                <w:rFonts w:eastAsia="Times New Roman"/>
              </w:rPr>
            </w:pPr>
            <w:hyperlink r:id="rId87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B3559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3AE4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5490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DC421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A9DF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EDED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25BEB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3983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79A2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4FAFE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5D05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B7B72C" w14:textId="77777777" w:rsidR="002938D7" w:rsidRDefault="002938D7">
            <w:pPr>
              <w:rPr>
                <w:rFonts w:eastAsia="Times New Roman"/>
              </w:rPr>
            </w:pPr>
            <w:hyperlink r:id="rId880" w:history="1">
              <w:r>
                <w:rPr>
                  <w:rStyle w:val="Hyperlink"/>
                  <w:rFonts w:eastAsia="Times New Roman"/>
                </w:rPr>
                <w:t>HU-11: Monitoreo visual de estado (Barra de progreso) y botón Cancelación</w:t>
              </w:r>
            </w:hyperlink>
          </w:p>
        </w:tc>
      </w:tr>
    </w:tbl>
    <w:p w14:paraId="3BFFADE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26AFD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C079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0F53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FE3F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DD93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310E8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7E74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4DAF9D" w14:textId="77777777" w:rsidR="002938D7" w:rsidRDefault="002938D7">
            <w:pPr>
              <w:rPr>
                <w:rFonts w:eastAsia="Times New Roman"/>
              </w:rPr>
            </w:pPr>
            <w:hyperlink r:id="rId88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570A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37E3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D0EF0D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C14C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8DC2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73C6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331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FCC2C7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3A2C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DBD6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D5B8C3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D3DC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C0F3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0D9163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1FED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EC21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DDFAA6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3692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AA93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8984AE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F23CB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7EE0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7C50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3: Automat. y Monitoreo</w:t>
            </w:r>
          </w:p>
        </w:tc>
      </w:tr>
      <w:tr w:rsidR="00000000" w14:paraId="5021F53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3E79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C2F4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0|i000on: </w:t>
            </w:r>
          </w:p>
        </w:tc>
      </w:tr>
    </w:tbl>
    <w:p w14:paraId="41C88237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C2B8BC8">
          <v:rect id="_x0000_i1554" style="width:468pt;height:9pt" o:hralign="center" o:hrstd="t" o:hr="t" fillcolor="#a0a0a0" stroked="f"/>
        </w:pict>
      </w:r>
    </w:p>
    <w:p w14:paraId="443845E8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6E31476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DEAB86" w14:textId="77777777" w:rsidR="002938D7" w:rsidRDefault="002938D7">
            <w:pPr>
              <w:rPr>
                <w:rFonts w:eastAsia="Times New Roman"/>
              </w:rPr>
            </w:pPr>
            <w:hyperlink r:id="rId882" w:history="1">
              <w:r>
                <w:rPr>
                  <w:rStyle w:val="Hyperlink"/>
                  <w:rFonts w:eastAsia="Times New Roman"/>
                  <w:b/>
                  <w:bCs/>
                </w:rPr>
                <w:t>HU-15: Generación y descarga de reporte histórico de operación en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8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267102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D9E2668" wp14:editId="3734712C">
                  <wp:extent cx="152400" cy="152400"/>
                  <wp:effectExtent l="0" t="0" r="0" b="0"/>
                  <wp:docPr id="322" name="Pictur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[SCRUM-122] </w:t>
            </w:r>
            <w:hyperlink r:id="rId884" w:history="1">
              <w:r>
                <w:rPr>
                  <w:rStyle w:val="Hyperlink"/>
                  <w:rFonts w:eastAsia="Times New Roman"/>
                </w:rPr>
                <w:t>Definir interfaz `IAuditRepository` en `domain/interfaces/i_audit_repository.py` con métodos `registrar()`, `listar()`, `contar_por_estado()`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00044D3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94D5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CE5E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C3506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124A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CEAFA5" w14:textId="77777777" w:rsidR="002938D7" w:rsidRDefault="002938D7">
            <w:pPr>
              <w:rPr>
                <w:rFonts w:eastAsia="Times New Roman"/>
              </w:rPr>
            </w:pPr>
            <w:hyperlink r:id="rId88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2E036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46B0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DD61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A7ECF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88D7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D117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CA3C3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DFF1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5205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FED7A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8D31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61E83" w14:textId="77777777" w:rsidR="002938D7" w:rsidRDefault="002938D7">
            <w:pPr>
              <w:rPr>
                <w:rFonts w:eastAsia="Times New Roman"/>
              </w:rPr>
            </w:pPr>
            <w:hyperlink r:id="rId886" w:history="1">
              <w:r>
                <w:rPr>
                  <w:rStyle w:val="Hyperlink"/>
                  <w:rFonts w:eastAsia="Times New Roman"/>
                </w:rPr>
                <w:t>HU-15: Generación y descarga de reporte histórico de operación en Excel</w:t>
              </w:r>
            </w:hyperlink>
          </w:p>
        </w:tc>
      </w:tr>
    </w:tbl>
    <w:p w14:paraId="447CBF9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B098B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CDFF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DC66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4C41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7503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E1BD0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39BF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870482" w14:textId="77777777" w:rsidR="002938D7" w:rsidRDefault="002938D7">
            <w:pPr>
              <w:rPr>
                <w:rFonts w:eastAsia="Times New Roman"/>
              </w:rPr>
            </w:pPr>
            <w:hyperlink r:id="rId88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C4C0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1AB1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0A5E99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21B9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E264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36CA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FFE9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0FC226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FE3B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364B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71131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C1AC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823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BEFB64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F5C8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27EE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70C15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30BB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A36F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5B1F6D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D70E0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579C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283B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4F49BC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5D24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58FF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0|i000qn: </w:t>
            </w:r>
          </w:p>
        </w:tc>
      </w:tr>
    </w:tbl>
    <w:p w14:paraId="5ADF9D7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1E67588">
          <v:rect id="_x0000_i1555" style="width:468pt;height:9pt" o:hralign="center" o:hrstd="t" o:hr="t" fillcolor="#a0a0a0" stroked="f"/>
        </w:pict>
      </w:r>
    </w:p>
    <w:p w14:paraId="4FA7B724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5EE9CA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29B7AB" w14:textId="77777777" w:rsidR="002938D7" w:rsidRDefault="002938D7">
            <w:pPr>
              <w:rPr>
                <w:rFonts w:eastAsia="Times New Roman"/>
              </w:rPr>
            </w:pPr>
            <w:hyperlink r:id="rId888" w:history="1">
              <w:r>
                <w:rPr>
                  <w:rStyle w:val="Hyperlink"/>
                  <w:rFonts w:eastAsia="Times New Roman"/>
                  <w:b/>
                  <w:bCs/>
                </w:rPr>
                <w:t>HU-15: Generación y descarga de reporte histórico de operación en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8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B7801ED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137C65D" wp14:editId="43C19D40">
                  <wp:extent cx="152400" cy="152400"/>
                  <wp:effectExtent l="0" t="0" r="0" b="0"/>
                  <wp:docPr id="321" name="Picture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[SCRUM-123] </w:t>
            </w:r>
            <w:hyperlink r:id="rId890" w:history="1">
              <w:r>
                <w:rPr>
                  <w:rStyle w:val="Hyperlink"/>
                  <w:rFonts w:eastAsia="Times New Roman"/>
                </w:rPr>
                <w:t>Definir `AuditEntry` value object en `domain/value_objects/audit_entry.py` con campos: `task_id`, `curso_id`, `nombre_curso`, `estado`, `archivos_subidos`, `duracion_seg`, `timestamp`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6543D07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FD0F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3967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B89C56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A07B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AEF8C1" w14:textId="77777777" w:rsidR="002938D7" w:rsidRDefault="002938D7">
            <w:pPr>
              <w:rPr>
                <w:rFonts w:eastAsia="Times New Roman"/>
              </w:rPr>
            </w:pPr>
            <w:hyperlink r:id="rId89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B9A6E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65D5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C549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DD0A2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9BBD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CFE6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903C0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F169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6587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498DD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FB00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42969D" w14:textId="77777777" w:rsidR="002938D7" w:rsidRDefault="002938D7">
            <w:pPr>
              <w:rPr>
                <w:rFonts w:eastAsia="Times New Roman"/>
              </w:rPr>
            </w:pPr>
            <w:hyperlink r:id="rId892" w:history="1">
              <w:r>
                <w:rPr>
                  <w:rStyle w:val="Hyperlink"/>
                  <w:rFonts w:eastAsia="Times New Roman"/>
                </w:rPr>
                <w:t>HU-15: Generación y descarga de reporte histórico de operación en Excel</w:t>
              </w:r>
            </w:hyperlink>
          </w:p>
        </w:tc>
      </w:tr>
    </w:tbl>
    <w:p w14:paraId="6782CAD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31449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AD20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C33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029C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3721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AB3FD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6637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79D66D" w14:textId="77777777" w:rsidR="002938D7" w:rsidRDefault="002938D7">
            <w:pPr>
              <w:rPr>
                <w:rFonts w:eastAsia="Times New Roman"/>
              </w:rPr>
            </w:pPr>
            <w:hyperlink r:id="rId89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23F5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9AA4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B03DEF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1375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8F70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DA4B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8449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BCD37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8E2C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5505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C5AAEE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DFF7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1CFE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881410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F5FE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2AF8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86D158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A97F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8251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BE09F4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A7E40A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4B7D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2AAE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245B8C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8254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F56C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0|i000qv: </w:t>
            </w:r>
          </w:p>
        </w:tc>
      </w:tr>
    </w:tbl>
    <w:p w14:paraId="6727F66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5BA7451">
          <v:rect id="_x0000_i1556" style="width:468pt;height:9pt" o:hralign="center" o:hrstd="t" o:hr="t" fillcolor="#a0a0a0" stroked="f"/>
        </w:pict>
      </w:r>
    </w:p>
    <w:p w14:paraId="032503CC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51D114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0F60EE" w14:textId="77777777" w:rsidR="002938D7" w:rsidRDefault="002938D7">
            <w:pPr>
              <w:rPr>
                <w:rFonts w:eastAsia="Times New Roman"/>
              </w:rPr>
            </w:pPr>
            <w:hyperlink r:id="rId894" w:history="1">
              <w:r>
                <w:rPr>
                  <w:rStyle w:val="Hyperlink"/>
                  <w:rFonts w:eastAsia="Times New Roman"/>
                  <w:b/>
                  <w:bCs/>
                </w:rPr>
                <w:t>HU-15: Generación y descarga de reporte histórico de operación en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89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F0670AA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D0D3FFD" wp14:editId="505C8A6D">
                  <wp:extent cx="152400" cy="152400"/>
                  <wp:effectExtent l="0" t="0" r="0" b="0"/>
                  <wp:docPr id="320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[SCRUM-124] </w:t>
            </w:r>
            <w:hyperlink r:id="rId896" w:history="1">
              <w:r>
                <w:rPr>
                  <w:rStyle w:val="Hyperlink"/>
                  <w:rFonts w:eastAsia="Times New Roman"/>
                </w:rPr>
                <w:t>Implementar `SQLiteAuditRepository` en `infrastructure/persistence/` con esquema de tabla y operaciones CRUD async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55C2FE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2DDE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C6C6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5B394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A962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362844" w14:textId="77777777" w:rsidR="002938D7" w:rsidRDefault="002938D7">
            <w:pPr>
              <w:rPr>
                <w:rFonts w:eastAsia="Times New Roman"/>
              </w:rPr>
            </w:pPr>
            <w:hyperlink r:id="rId89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59AC4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4BCD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0BBE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D2262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7EA2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2F06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0D776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32E3F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5F9B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8727FA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E91B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D6E741" w14:textId="77777777" w:rsidR="002938D7" w:rsidRDefault="002938D7">
            <w:pPr>
              <w:rPr>
                <w:rFonts w:eastAsia="Times New Roman"/>
              </w:rPr>
            </w:pPr>
            <w:hyperlink r:id="rId898" w:history="1">
              <w:r>
                <w:rPr>
                  <w:rStyle w:val="Hyperlink"/>
                  <w:rFonts w:eastAsia="Times New Roman"/>
                </w:rPr>
                <w:t>HU-15: Generación y descarga de reporte histórico de operación en Excel</w:t>
              </w:r>
            </w:hyperlink>
          </w:p>
        </w:tc>
      </w:tr>
    </w:tbl>
    <w:p w14:paraId="6B99129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5443F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6B4F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E8D0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8E5A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3C3E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033E93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52AE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0778DB" w14:textId="77777777" w:rsidR="002938D7" w:rsidRDefault="002938D7">
            <w:pPr>
              <w:rPr>
                <w:rFonts w:eastAsia="Times New Roman"/>
              </w:rPr>
            </w:pPr>
            <w:hyperlink r:id="rId89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B459B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E30B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4670DC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8802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E463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BBFC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C22D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98AAFC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8904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8467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F77D92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86C4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3EA6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32CFDC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D2FB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FF60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3BA08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0FA9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E002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2EAC72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131297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E737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3E82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4E7EF6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1146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C974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0|i000r3: </w:t>
            </w:r>
          </w:p>
        </w:tc>
      </w:tr>
    </w:tbl>
    <w:p w14:paraId="77CA22BC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9375650">
          <v:rect id="_x0000_i1557" style="width:468pt;height:9pt" o:hralign="center" o:hrstd="t" o:hr="t" fillcolor="#a0a0a0" stroked="f"/>
        </w:pict>
      </w:r>
    </w:p>
    <w:p w14:paraId="20A388F9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2C932C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CA89E8" w14:textId="77777777" w:rsidR="002938D7" w:rsidRDefault="002938D7">
            <w:pPr>
              <w:rPr>
                <w:rFonts w:eastAsia="Times New Roman"/>
              </w:rPr>
            </w:pPr>
            <w:hyperlink r:id="rId900" w:history="1">
              <w:r>
                <w:rPr>
                  <w:rStyle w:val="Hyperlink"/>
                  <w:rFonts w:eastAsia="Times New Roman"/>
                  <w:b/>
                  <w:bCs/>
                </w:rPr>
                <w:t>HU-15: Generación y descarga de reporte histórico de operación en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0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1194DC4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AF6DEF4" wp14:editId="5BD410B4">
                  <wp:extent cx="152400" cy="152400"/>
                  <wp:effectExtent l="0" t="0" r="0" b="0"/>
                  <wp:docPr id="31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[SCRUM-125] </w:t>
            </w:r>
            <w:hyperlink r:id="rId902" w:history="1">
              <w:r>
                <w:rPr>
                  <w:rStyle w:val="Hyperlink"/>
                  <w:rFonts w:eastAsia="Times New Roman"/>
                </w:rPr>
                <w:t>Integrar el registro de auditoría en `_ejecutar_deploy_background()` del router de deploy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774006D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AE60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B419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F75D4F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378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4BD6A3" w14:textId="77777777" w:rsidR="002938D7" w:rsidRDefault="002938D7">
            <w:pPr>
              <w:rPr>
                <w:rFonts w:eastAsia="Times New Roman"/>
              </w:rPr>
            </w:pPr>
            <w:hyperlink r:id="rId90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49722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774E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164D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B3E3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1AF6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6521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74336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24AA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B9C8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2E917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81F0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FCF8FE" w14:textId="77777777" w:rsidR="002938D7" w:rsidRDefault="002938D7">
            <w:pPr>
              <w:rPr>
                <w:rFonts w:eastAsia="Times New Roman"/>
              </w:rPr>
            </w:pPr>
            <w:hyperlink r:id="rId904" w:history="1">
              <w:r>
                <w:rPr>
                  <w:rStyle w:val="Hyperlink"/>
                  <w:rFonts w:eastAsia="Times New Roman"/>
                </w:rPr>
                <w:t>HU-15: Generación y descarga de reporte histórico de operación en Excel</w:t>
              </w:r>
            </w:hyperlink>
          </w:p>
        </w:tc>
      </w:tr>
    </w:tbl>
    <w:p w14:paraId="33475EB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4BFBFD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09BC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93EC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F624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D5F2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A9B5A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2F5DB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2B21AE" w14:textId="77777777" w:rsidR="002938D7" w:rsidRDefault="002938D7">
            <w:pPr>
              <w:rPr>
                <w:rFonts w:eastAsia="Times New Roman"/>
              </w:rPr>
            </w:pPr>
            <w:hyperlink r:id="rId90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B7CE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8475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ADBA9A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D9AB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A037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8E6D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01BD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FD83E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095F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9777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19021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EA8B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F9A7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E6185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6A9A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A33C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014E2A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5516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58A0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C48ADF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37E0EC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4694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C0AB7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556F7C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09C4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BFA0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0|i000rb: </w:t>
            </w:r>
          </w:p>
        </w:tc>
      </w:tr>
    </w:tbl>
    <w:p w14:paraId="30FFFC5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191AFF7">
          <v:rect id="_x0000_i1558" style="width:468pt;height:9pt" o:hralign="center" o:hrstd="t" o:hr="t" fillcolor="#a0a0a0" stroked="f"/>
        </w:pict>
      </w:r>
    </w:p>
    <w:p w14:paraId="6780B786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A7BDBE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0D7DAC" w14:textId="77777777" w:rsidR="002938D7" w:rsidRDefault="002938D7">
            <w:pPr>
              <w:rPr>
                <w:rFonts w:eastAsia="Times New Roman"/>
              </w:rPr>
            </w:pPr>
            <w:hyperlink r:id="rId906" w:history="1">
              <w:r>
                <w:rPr>
                  <w:rStyle w:val="Hyperlink"/>
                  <w:rFonts w:eastAsia="Times New Roman"/>
                  <w:b/>
                  <w:bCs/>
                </w:rPr>
                <w:t>HU-15: Generación y descarga de reporte histórico de operación en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0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09B223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D188A1E" wp14:editId="3177969D">
                  <wp:extent cx="152400" cy="152400"/>
                  <wp:effectExtent l="0" t="0" r="0" b="0"/>
                  <wp:docPr id="31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[SCRUM-126] </w:t>
            </w:r>
            <w:hyperlink r:id="rId908" w:history="1">
              <w:r>
                <w:rPr>
                  <w:rStyle w:val="Hyperlink"/>
                  <w:rFonts w:eastAsia="Times New Roman"/>
                </w:rPr>
                <w:t>Implementar `GET /api/v1/audit` con query param `estado` opcional en `routers/audit.py`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641E9E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AF79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DE45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B5CD0A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C54F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9294A1" w14:textId="77777777" w:rsidR="002938D7" w:rsidRDefault="002938D7">
            <w:pPr>
              <w:rPr>
                <w:rFonts w:eastAsia="Times New Roman"/>
              </w:rPr>
            </w:pPr>
            <w:hyperlink r:id="rId90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AF634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BEAE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3958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5A69B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5404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4031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86F81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AE77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2603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3F20BA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B82B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6D30B3" w14:textId="77777777" w:rsidR="002938D7" w:rsidRDefault="002938D7">
            <w:pPr>
              <w:rPr>
                <w:rFonts w:eastAsia="Times New Roman"/>
              </w:rPr>
            </w:pPr>
            <w:hyperlink r:id="rId910" w:history="1">
              <w:r>
                <w:rPr>
                  <w:rStyle w:val="Hyperlink"/>
                  <w:rFonts w:eastAsia="Times New Roman"/>
                </w:rPr>
                <w:t>HU-15: Generación y descarga de reporte histórico de operación en Excel</w:t>
              </w:r>
            </w:hyperlink>
          </w:p>
        </w:tc>
      </w:tr>
    </w:tbl>
    <w:p w14:paraId="37B5201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89D966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9BFA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DF2D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D9B3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B79A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3A218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9FB1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61DD8A" w14:textId="77777777" w:rsidR="002938D7" w:rsidRDefault="002938D7">
            <w:pPr>
              <w:rPr>
                <w:rFonts w:eastAsia="Times New Roman"/>
              </w:rPr>
            </w:pPr>
            <w:hyperlink r:id="rId91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7D00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76E0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5B31CB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9601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CBBC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1B40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7864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694BC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60AE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25C2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5F6F5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0FB4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95B2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95A5A1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24A0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2A57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E27C6C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3E68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3598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702AD0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05F463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B561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6B4C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6446AC4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157F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C186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0|i000rj: </w:t>
            </w:r>
          </w:p>
        </w:tc>
      </w:tr>
    </w:tbl>
    <w:p w14:paraId="064BA711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3D9C64C">
          <v:rect id="_x0000_i1559" style="width:468pt;height:9pt" o:hralign="center" o:hrstd="t" o:hr="t" fillcolor="#a0a0a0" stroked="f"/>
        </w:pict>
      </w:r>
    </w:p>
    <w:p w14:paraId="1F54DC0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2AC3154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8A5390" w14:textId="77777777" w:rsidR="002938D7" w:rsidRDefault="002938D7">
            <w:pPr>
              <w:rPr>
                <w:rFonts w:eastAsia="Times New Roman"/>
              </w:rPr>
            </w:pPr>
            <w:hyperlink r:id="rId912" w:history="1">
              <w:r>
                <w:rPr>
                  <w:rStyle w:val="Hyperlink"/>
                  <w:rFonts w:eastAsia="Times New Roman"/>
                  <w:b/>
                  <w:bCs/>
                </w:rPr>
                <w:t>HU-15: Generación y descarga de reporte histórico de operación en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1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6B46C50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4993377" wp14:editId="64583E9C">
                  <wp:extent cx="152400" cy="152400"/>
                  <wp:effectExtent l="0" t="0" r="0" b="0"/>
                  <wp:docPr id="317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[SCRUM-127] </w:t>
            </w:r>
            <w:hyperlink r:id="rId914" w:history="1">
              <w:r>
                <w:rPr>
                  <w:rStyle w:val="Hyperlink"/>
                  <w:rFonts w:eastAsia="Times New Roman"/>
                </w:rPr>
                <w:t xml:space="preserve"> Implementar `GET /api/v1/audit/export` que genera `.xlsx` con `openpyxl`, dos hojas y colores por estado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6400C5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ED05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EBBE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05F947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9F06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D2C86B" w14:textId="77777777" w:rsidR="002938D7" w:rsidRDefault="002938D7">
            <w:pPr>
              <w:rPr>
                <w:rFonts w:eastAsia="Times New Roman"/>
              </w:rPr>
            </w:pPr>
            <w:hyperlink r:id="rId91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52BDB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CEE8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CC99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EF308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9125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4F01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110F5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8A88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9D42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C368A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A124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F9CCE6" w14:textId="77777777" w:rsidR="002938D7" w:rsidRDefault="002938D7">
            <w:pPr>
              <w:rPr>
                <w:rFonts w:eastAsia="Times New Roman"/>
              </w:rPr>
            </w:pPr>
            <w:hyperlink r:id="rId916" w:history="1">
              <w:r>
                <w:rPr>
                  <w:rStyle w:val="Hyperlink"/>
                  <w:rFonts w:eastAsia="Times New Roman"/>
                </w:rPr>
                <w:t>HU-15: Generación y descarga de reporte histórico de operación en Excel</w:t>
              </w:r>
            </w:hyperlink>
          </w:p>
        </w:tc>
      </w:tr>
    </w:tbl>
    <w:p w14:paraId="3374D3C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34B88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ECEA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DA26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0297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CDE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AB87D4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CA35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7CADDD" w14:textId="77777777" w:rsidR="002938D7" w:rsidRDefault="002938D7">
            <w:pPr>
              <w:rPr>
                <w:rFonts w:eastAsia="Times New Roman"/>
              </w:rPr>
            </w:pPr>
            <w:hyperlink r:id="rId91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26CA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2356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8E6B6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AADE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19D5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127E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88E5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035C2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EAE8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E85C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E2D5F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6F11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F1E0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890F47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B8E9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F289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1BAF5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008A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D2D1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C64960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6A3C7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DD6E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EBC9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406B74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1F32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D39E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0|i000rr: </w:t>
            </w:r>
          </w:p>
        </w:tc>
      </w:tr>
    </w:tbl>
    <w:p w14:paraId="7572EE8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866D378">
          <v:rect id="_x0000_i1560" style="width:468pt;height:9pt" o:hralign="center" o:hrstd="t" o:hr="t" fillcolor="#a0a0a0" stroked="f"/>
        </w:pict>
      </w:r>
    </w:p>
    <w:p w14:paraId="5535F08F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084A52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5A8248" w14:textId="77777777" w:rsidR="002938D7" w:rsidRDefault="002938D7">
            <w:pPr>
              <w:rPr>
                <w:rFonts w:eastAsia="Times New Roman"/>
              </w:rPr>
            </w:pPr>
            <w:hyperlink r:id="rId918" w:history="1">
              <w:r>
                <w:rPr>
                  <w:rStyle w:val="Hyperlink"/>
                  <w:rFonts w:eastAsia="Times New Roman"/>
                  <w:b/>
                  <w:bCs/>
                </w:rPr>
                <w:t>HU-15: Generación y descarga de reporte histórico de operación en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1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844BFF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BCB728C" wp14:editId="16F61112">
                  <wp:extent cx="152400" cy="152400"/>
                  <wp:effectExtent l="0" t="0" r="0" b="0"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[SCRUM-128] </w:t>
            </w:r>
            <w:hyperlink r:id="rId920" w:history="1">
              <w:r>
                <w:rPr>
                  <w:rStyle w:val="Hyperlink"/>
                  <w:rFonts w:eastAsia="Times New Roman"/>
                </w:rPr>
                <w:t xml:space="preserve"> Crear página `AuditPage.tsx` con tabla de historial, filtros por estado y botón de exportación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2B4DC9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C13E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9828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B0A36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47F0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E5E835" w14:textId="77777777" w:rsidR="002938D7" w:rsidRDefault="002938D7">
            <w:pPr>
              <w:rPr>
                <w:rFonts w:eastAsia="Times New Roman"/>
              </w:rPr>
            </w:pPr>
            <w:hyperlink r:id="rId92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EDB64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CC94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7AB7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BB891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9855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253D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C01B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A6B5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8552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8503E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FEC4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D3AAE6" w14:textId="77777777" w:rsidR="002938D7" w:rsidRDefault="002938D7">
            <w:pPr>
              <w:rPr>
                <w:rFonts w:eastAsia="Times New Roman"/>
              </w:rPr>
            </w:pPr>
            <w:hyperlink r:id="rId922" w:history="1">
              <w:r>
                <w:rPr>
                  <w:rStyle w:val="Hyperlink"/>
                  <w:rFonts w:eastAsia="Times New Roman"/>
                </w:rPr>
                <w:t>HU-15: Generación y descarga de reporte histórico de operación en Excel</w:t>
              </w:r>
            </w:hyperlink>
          </w:p>
        </w:tc>
      </w:tr>
    </w:tbl>
    <w:p w14:paraId="4979B12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F481B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8DEF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187C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7E24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540B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191E7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5CD6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A8AE8B" w14:textId="77777777" w:rsidR="002938D7" w:rsidRDefault="002938D7">
            <w:pPr>
              <w:rPr>
                <w:rFonts w:eastAsia="Times New Roman"/>
              </w:rPr>
            </w:pPr>
            <w:hyperlink r:id="rId92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3CD5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E8A1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0B90A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66BA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07CC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2C5E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20E3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E76D78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D49B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58B7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72F354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36AA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4968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0959D4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1BF3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51E3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444746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BFA3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E3F54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132CA0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9F6C8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7CEE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D824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042892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8692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AB21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0|i000rz: </w:t>
            </w:r>
          </w:p>
        </w:tc>
      </w:tr>
    </w:tbl>
    <w:p w14:paraId="2398C0A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8F99975">
          <v:rect id="_x0000_i1561" style="width:468pt;height:9pt" o:hralign="center" o:hrstd="t" o:hr="t" fillcolor="#a0a0a0" stroked="f"/>
        </w:pict>
      </w:r>
    </w:p>
    <w:p w14:paraId="362274A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E6D22A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E1B275" w14:textId="77777777" w:rsidR="002938D7" w:rsidRDefault="002938D7">
            <w:pPr>
              <w:rPr>
                <w:rFonts w:eastAsia="Times New Roman"/>
              </w:rPr>
            </w:pPr>
            <w:hyperlink r:id="rId924" w:history="1">
              <w:r>
                <w:rPr>
                  <w:rStyle w:val="Hyperlink"/>
                  <w:rFonts w:eastAsia="Times New Roman"/>
                  <w:b/>
                  <w:bCs/>
                </w:rPr>
                <w:t>HU-15: Generación y descarga de reporte histórico de operación en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2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7882E84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A810701" wp14:editId="62F6819C">
                  <wp:extent cx="152400" cy="152400"/>
                  <wp:effectExtent l="0" t="0" r="0" b="0"/>
                  <wp:docPr id="315" name="Picture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[SCRUM-129] </w:t>
            </w:r>
            <w:hyperlink r:id="rId926" w:history="1">
              <w:r>
                <w:rPr>
                  <w:rStyle w:val="Hyperlink"/>
                  <w:rFonts w:eastAsia="Times New Roman"/>
                </w:rPr>
                <w:t xml:space="preserve"> Llamar a `GET /api/v1/audit/export` y descargar el archivo `.xlsx` en el navegador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48DD6AC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D7D4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F115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A1AC7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572F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D4E325" w14:textId="77777777" w:rsidR="002938D7" w:rsidRDefault="002938D7">
            <w:pPr>
              <w:rPr>
                <w:rFonts w:eastAsia="Times New Roman"/>
              </w:rPr>
            </w:pPr>
            <w:hyperlink r:id="rId92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5DD51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682B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5A7F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A78C0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7AEB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AEA1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F53DB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7E72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FE5D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FA21CF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22E9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774516" w14:textId="77777777" w:rsidR="002938D7" w:rsidRDefault="002938D7">
            <w:pPr>
              <w:rPr>
                <w:rFonts w:eastAsia="Times New Roman"/>
              </w:rPr>
            </w:pPr>
            <w:hyperlink r:id="rId928" w:history="1">
              <w:r>
                <w:rPr>
                  <w:rStyle w:val="Hyperlink"/>
                  <w:rFonts w:eastAsia="Times New Roman"/>
                </w:rPr>
                <w:t>HU-15: Generación y descarga de reporte histórico de operación en Excel</w:t>
              </w:r>
            </w:hyperlink>
          </w:p>
        </w:tc>
      </w:tr>
    </w:tbl>
    <w:p w14:paraId="593EA7A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8E97D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B326D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E59F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3087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C2F9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878AB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8D3D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74B206" w14:textId="77777777" w:rsidR="002938D7" w:rsidRDefault="002938D7">
            <w:pPr>
              <w:rPr>
                <w:rFonts w:eastAsia="Times New Roman"/>
              </w:rPr>
            </w:pPr>
            <w:hyperlink r:id="rId92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DE52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1DDB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C7AB19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5B67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8CEA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1705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3C83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1C380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B4A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5722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19885A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341E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78F6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3DF66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4D05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DDCB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A7B26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68B1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61B5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180733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777E70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D0A4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3ED4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4A849A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E747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B082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0|i000s7: </w:t>
            </w:r>
          </w:p>
        </w:tc>
      </w:tr>
    </w:tbl>
    <w:p w14:paraId="5C23F26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5D72C1E">
          <v:rect id="_x0000_i1562" style="width:468pt;height:9pt" o:hralign="center" o:hrstd="t" o:hr="t" fillcolor="#a0a0a0" stroked="f"/>
        </w:pict>
      </w:r>
    </w:p>
    <w:p w14:paraId="6A18225A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C4E82E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EABFF8" w14:textId="77777777" w:rsidR="002938D7" w:rsidRDefault="002938D7">
            <w:pPr>
              <w:rPr>
                <w:rFonts w:eastAsia="Times New Roman"/>
              </w:rPr>
            </w:pPr>
            <w:hyperlink r:id="rId930" w:history="1">
              <w:r>
                <w:rPr>
                  <w:rStyle w:val="Hyperlink"/>
                  <w:rFonts w:eastAsia="Times New Roman"/>
                  <w:b/>
                  <w:bCs/>
                </w:rPr>
                <w:t>HU-15: Generación y descarga de reporte histórico de operación en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3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SCRUM-19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AD36ECD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AC44AB2" wp14:editId="677279A9">
                  <wp:extent cx="152400" cy="152400"/>
                  <wp:effectExtent l="0" t="0" r="0" b="0"/>
                  <wp:docPr id="314" name="Picture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[SCRUM-130] </w:t>
            </w:r>
            <w:hyperlink r:id="rId932" w:history="1">
              <w:r>
                <w:rPr>
                  <w:rStyle w:val="Hyperlink"/>
                  <w:rFonts w:eastAsia="Times New Roman"/>
                </w:rPr>
                <w:t>Tests del `SQLiteAuditRepository` con base de datos en memoria (`:memory:`): inserción, listado con filtros, conteo por estado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4AB3966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0140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02DB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2874B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9CE9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A7201A" w14:textId="77777777" w:rsidR="002938D7" w:rsidRDefault="002938D7">
            <w:pPr>
              <w:rPr>
                <w:rFonts w:eastAsia="Times New Roman"/>
              </w:rPr>
            </w:pPr>
            <w:hyperlink r:id="rId93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438FB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76C6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B120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F653E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1593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D116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69AA4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1972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3E35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3D966E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A175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27B1B6" w14:textId="77777777" w:rsidR="002938D7" w:rsidRDefault="002938D7">
            <w:pPr>
              <w:rPr>
                <w:rFonts w:eastAsia="Times New Roman"/>
              </w:rPr>
            </w:pPr>
            <w:hyperlink r:id="rId934" w:history="1">
              <w:r>
                <w:rPr>
                  <w:rStyle w:val="Hyperlink"/>
                  <w:rFonts w:eastAsia="Times New Roman"/>
                </w:rPr>
                <w:t>HU-15: Generación y descarga de reporte histórico de operación en Excel</w:t>
              </w:r>
            </w:hyperlink>
          </w:p>
        </w:tc>
      </w:tr>
    </w:tbl>
    <w:p w14:paraId="164CEF2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A4DEF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7F79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5563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E8B0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D494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86D770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F001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7F4CE2" w14:textId="77777777" w:rsidR="002938D7" w:rsidRDefault="002938D7">
            <w:pPr>
              <w:rPr>
                <w:rFonts w:eastAsia="Times New Roman"/>
              </w:rPr>
            </w:pPr>
            <w:hyperlink r:id="rId93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54D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7660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E320B7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7D76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3ED13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EC38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4B7E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755F9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F4B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32EA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C0DB11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453C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220B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75A98F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4F4C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3849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29BEF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ABCA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76E7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335096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25FB4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B617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A4B9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0E4125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9CA0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C89D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0|i000sf: </w:t>
            </w:r>
          </w:p>
        </w:tc>
      </w:tr>
    </w:tbl>
    <w:p w14:paraId="745AAEA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DB230EC">
          <v:rect id="_x0000_i1563" style="width:468pt;height:9pt" o:hralign="center" o:hrstd="t" o:hr="t" fillcolor="#a0a0a0" stroked="f"/>
        </w:pict>
      </w:r>
    </w:p>
    <w:p w14:paraId="55EA22EA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061B8F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4A4F57" w14:textId="77777777" w:rsidR="002938D7" w:rsidRDefault="002938D7">
            <w:pPr>
              <w:rPr>
                <w:rFonts w:eastAsia="Times New Roman"/>
              </w:rPr>
            </w:pPr>
            <w:hyperlink r:id="rId936" w:history="1">
              <w:r>
                <w:rPr>
                  <w:rStyle w:val="Hyperlink"/>
                  <w:rFonts w:eastAsia="Times New Roman"/>
                  <w:b/>
                  <w:bCs/>
                </w:rPr>
                <w:t>HU-13: Benchmark de procesamiento y medición de tiempos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3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7D27866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80B901F" wp14:editId="5EA4CC8D">
                  <wp:extent cx="152400" cy="152400"/>
                  <wp:effectExtent l="0" t="0" r="0" b="0"/>
                  <wp:docPr id="313" name="Picture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[SCRUM-131] </w:t>
            </w:r>
            <w:hyperlink r:id="rId938" w:history="1">
              <w:r>
                <w:rPr>
                  <w:rStyle w:val="Hyperlink"/>
                  <w:rFonts w:eastAsia="Times New Roman"/>
                </w:rPr>
                <w:t>Implementar endpoint `POST /api/v1/benchmark` en nuevo router `benchmark.py` que acepta ZIP + Excel opcional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5317A4E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00F8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3F9A8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3A88E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1D07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A2A533" w14:textId="77777777" w:rsidR="002938D7" w:rsidRDefault="002938D7">
            <w:pPr>
              <w:rPr>
                <w:rFonts w:eastAsia="Times New Roman"/>
              </w:rPr>
            </w:pPr>
            <w:hyperlink r:id="rId93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2D437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76C4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6A29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E04B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5204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922D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C4A29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CC6C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5D03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BB827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38BD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C3F5C3" w14:textId="77777777" w:rsidR="002938D7" w:rsidRDefault="002938D7">
            <w:pPr>
              <w:rPr>
                <w:rFonts w:eastAsia="Times New Roman"/>
              </w:rPr>
            </w:pPr>
            <w:hyperlink r:id="rId940" w:history="1">
              <w:r>
                <w:rPr>
                  <w:rStyle w:val="Hyperlink"/>
                  <w:rFonts w:eastAsia="Times New Roman"/>
                </w:rPr>
                <w:t>HU-13: Benchmark de procesamiento y medición de tiempos</w:t>
              </w:r>
            </w:hyperlink>
          </w:p>
        </w:tc>
      </w:tr>
    </w:tbl>
    <w:p w14:paraId="02C32A5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A1ABB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3BE1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576C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EE84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6D38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854046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A10B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334B7F" w14:textId="77777777" w:rsidR="002938D7" w:rsidRDefault="002938D7">
            <w:pPr>
              <w:rPr>
                <w:rFonts w:eastAsia="Times New Roman"/>
              </w:rPr>
            </w:pPr>
            <w:hyperlink r:id="rId94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E40E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0628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C94D60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392D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A655E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3B00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987A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8008C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E4ED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8AFC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2A6CD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282D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65C0E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C4A96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199D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B358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AC6CE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8467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912F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7E086F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8E095A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A76E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3F6A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5B4FA7F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DA0B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E899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0|i000sn: </w:t>
            </w:r>
          </w:p>
        </w:tc>
      </w:tr>
    </w:tbl>
    <w:p w14:paraId="19EAED1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3482E83">
          <v:rect id="_x0000_i1564" style="width:468pt;height:9pt" o:hralign="center" o:hrstd="t" o:hr="t" fillcolor="#a0a0a0" stroked="f"/>
        </w:pict>
      </w:r>
    </w:p>
    <w:p w14:paraId="6496870F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F1FE14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C84661" w14:textId="77777777" w:rsidR="002938D7" w:rsidRDefault="002938D7">
            <w:pPr>
              <w:rPr>
                <w:rFonts w:eastAsia="Times New Roman"/>
              </w:rPr>
            </w:pPr>
            <w:hyperlink r:id="rId942" w:history="1">
              <w:r>
                <w:rPr>
                  <w:rStyle w:val="Hyperlink"/>
                  <w:rFonts w:eastAsia="Times New Roman"/>
                  <w:b/>
                  <w:bCs/>
                </w:rPr>
                <w:t>HU-13: Benchmark de procesamiento y medición de tiempos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4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740E1B7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32D4A02" wp14:editId="6B7CF049">
                  <wp:extent cx="152400" cy="152400"/>
                  <wp:effectExtent l="0" t="0" r="0" b="0"/>
                  <wp:docPr id="312" name="Picture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[SCRUM-132] </w:t>
            </w:r>
            <w:hyperlink r:id="rId944" w:history="1">
              <w:r>
                <w:rPr>
                  <w:rStyle w:val="Hyperlink"/>
                  <w:rFonts w:eastAsia="Times New Roman"/>
                </w:rPr>
                <w:t>Medir tiempos con `time.perf_counter()` en cada etapa: extracción, normalización, detección SCORM, lectura Excel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6FA520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132D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B8E7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37615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CF11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D09879" w14:textId="77777777" w:rsidR="002938D7" w:rsidRDefault="002938D7">
            <w:pPr>
              <w:rPr>
                <w:rFonts w:eastAsia="Times New Roman"/>
              </w:rPr>
            </w:pPr>
            <w:hyperlink r:id="rId94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592DB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107F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08D2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B1F57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F1E7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4E4E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A7977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73C1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DC88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5A5B3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F947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4B6670" w14:textId="77777777" w:rsidR="002938D7" w:rsidRDefault="002938D7">
            <w:pPr>
              <w:rPr>
                <w:rFonts w:eastAsia="Times New Roman"/>
              </w:rPr>
            </w:pPr>
            <w:hyperlink r:id="rId946" w:history="1">
              <w:r>
                <w:rPr>
                  <w:rStyle w:val="Hyperlink"/>
                  <w:rFonts w:eastAsia="Times New Roman"/>
                </w:rPr>
                <w:t>HU-13: Benchmark de procesamiento y medición de tiempos</w:t>
              </w:r>
            </w:hyperlink>
          </w:p>
        </w:tc>
      </w:tr>
    </w:tbl>
    <w:p w14:paraId="60D0D87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03EBA8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0C78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6E7C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BB81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5425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F2E56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869C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1F1065" w14:textId="77777777" w:rsidR="002938D7" w:rsidRDefault="002938D7">
            <w:pPr>
              <w:rPr>
                <w:rFonts w:eastAsia="Times New Roman"/>
              </w:rPr>
            </w:pPr>
            <w:hyperlink r:id="rId94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C4DE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87F0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574243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A8C9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51BE0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F3A0C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BDF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8A05F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9E2C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2947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372F7F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7639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8842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F4A1E9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A052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7FEA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285783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839C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2A30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561DD7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D12863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796E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858A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4DAEF1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B2AE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EB1C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0|i000sv: </w:t>
            </w:r>
          </w:p>
        </w:tc>
      </w:tr>
    </w:tbl>
    <w:p w14:paraId="4B7FC5C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31B1E40">
          <v:rect id="_x0000_i1565" style="width:468pt;height:9pt" o:hralign="center" o:hrstd="t" o:hr="t" fillcolor="#a0a0a0" stroked="f"/>
        </w:pict>
      </w:r>
    </w:p>
    <w:p w14:paraId="7FD4325E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2C644C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9D4BBE" w14:textId="77777777" w:rsidR="002938D7" w:rsidRDefault="002938D7">
            <w:pPr>
              <w:rPr>
                <w:rFonts w:eastAsia="Times New Roman"/>
              </w:rPr>
            </w:pPr>
            <w:hyperlink r:id="rId948" w:history="1">
              <w:r>
                <w:rPr>
                  <w:rStyle w:val="Hyperlink"/>
                  <w:rFonts w:eastAsia="Times New Roman"/>
                  <w:b/>
                  <w:bCs/>
                </w:rPr>
                <w:t>HU-13: Benchmark de procesamiento y medición de tiempos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4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F6F7AC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2644F4C" wp14:editId="4D42EC7A">
                  <wp:extent cx="152400" cy="152400"/>
                  <wp:effectExtent l="0" t="0" r="0" b="0"/>
                  <wp:docPr id="31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[SCRUM-133] </w:t>
            </w:r>
            <w:hyperlink r:id="rId950" w:history="1">
              <w:r>
                <w:rPr>
                  <w:rStyle w:val="Hyperlink"/>
                  <w:rFonts w:eastAsia="Times New Roman"/>
                </w:rPr>
                <w:t>Retornar JSON con: `etapas: [{nombre, tiempo_ms, archivos_procesados}]`, `total_ms`, `total_archivos`, `referencia_manual_seg: 14400`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46B7487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49D6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A63E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2A04C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63E7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BE3267" w14:textId="77777777" w:rsidR="002938D7" w:rsidRDefault="002938D7">
            <w:pPr>
              <w:rPr>
                <w:rFonts w:eastAsia="Times New Roman"/>
              </w:rPr>
            </w:pPr>
            <w:hyperlink r:id="rId95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EC5EB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AD0D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EB59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4B3F9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DDCD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10B3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B27FE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8737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591F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BDB803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69F4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CD08E8" w14:textId="77777777" w:rsidR="002938D7" w:rsidRDefault="002938D7">
            <w:pPr>
              <w:rPr>
                <w:rFonts w:eastAsia="Times New Roman"/>
              </w:rPr>
            </w:pPr>
            <w:hyperlink r:id="rId952" w:history="1">
              <w:r>
                <w:rPr>
                  <w:rStyle w:val="Hyperlink"/>
                  <w:rFonts w:eastAsia="Times New Roman"/>
                </w:rPr>
                <w:t>HU-13: Benchmark de procesamiento y medición de tiempos</w:t>
              </w:r>
            </w:hyperlink>
          </w:p>
        </w:tc>
      </w:tr>
    </w:tbl>
    <w:p w14:paraId="0ED20F2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7F005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9C10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3F52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40D0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993E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BF5BA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FF62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605BE4" w14:textId="77777777" w:rsidR="002938D7" w:rsidRDefault="002938D7">
            <w:pPr>
              <w:rPr>
                <w:rFonts w:eastAsia="Times New Roman"/>
              </w:rPr>
            </w:pPr>
            <w:hyperlink r:id="rId95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B220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8C43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7670A8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0AD8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0D80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FFA6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A6FD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293160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0B39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96A7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E07296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C0095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342F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FA84C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CC80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771D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8586AA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7E3C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D473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300510D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AD5B8E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3225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C37E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268D62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303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57BA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0|i000t3: </w:t>
            </w:r>
          </w:p>
        </w:tc>
      </w:tr>
    </w:tbl>
    <w:p w14:paraId="1919FCF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1B76E44E">
          <v:rect id="_x0000_i1566" style="width:468pt;height:9pt" o:hralign="center" o:hrstd="t" o:hr="t" fillcolor="#a0a0a0" stroked="f"/>
        </w:pict>
      </w:r>
    </w:p>
    <w:p w14:paraId="150B414A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46B533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D48361" w14:textId="77777777" w:rsidR="002938D7" w:rsidRDefault="002938D7">
            <w:pPr>
              <w:rPr>
                <w:rFonts w:eastAsia="Times New Roman"/>
              </w:rPr>
            </w:pPr>
            <w:hyperlink r:id="rId954" w:history="1">
              <w:r>
                <w:rPr>
                  <w:rStyle w:val="Hyperlink"/>
                  <w:rFonts w:eastAsia="Times New Roman"/>
                  <w:b/>
                  <w:bCs/>
                </w:rPr>
                <w:t>HU-13: Benchmark de procesamiento y medición de tiempos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5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2C115BA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B2151F6" wp14:editId="08522B1A">
                  <wp:extent cx="152400" cy="152400"/>
                  <wp:effectExtent l="0" t="0" r="0" b="0"/>
                  <wp:docPr id="310" name="Picture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[SCRUM-134] </w:t>
            </w:r>
            <w:hyperlink r:id="rId956" w:history="1">
              <w:r>
                <w:rPr>
                  <w:rStyle w:val="Hyperlink"/>
                  <w:rFonts w:eastAsia="Times New Roman"/>
                </w:rPr>
                <w:t>Crear página `BenchmarkPage.tsx` con formulario de carga de archivos y visualización de resultados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0ED4F43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644C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CD58D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0891D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A89A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28AD31" w14:textId="77777777" w:rsidR="002938D7" w:rsidRDefault="002938D7">
            <w:pPr>
              <w:rPr>
                <w:rFonts w:eastAsia="Times New Roman"/>
              </w:rPr>
            </w:pPr>
            <w:hyperlink r:id="rId95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40E24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4426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820B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7A4F9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93AA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F9A1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77AC7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43B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4D6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0C881D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44A3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4777B7" w14:textId="77777777" w:rsidR="002938D7" w:rsidRDefault="002938D7">
            <w:pPr>
              <w:rPr>
                <w:rFonts w:eastAsia="Times New Roman"/>
              </w:rPr>
            </w:pPr>
            <w:hyperlink r:id="rId958" w:history="1">
              <w:r>
                <w:rPr>
                  <w:rStyle w:val="Hyperlink"/>
                  <w:rFonts w:eastAsia="Times New Roman"/>
                </w:rPr>
                <w:t>HU-13: Benchmark de procesamiento y medición de tiempos</w:t>
              </w:r>
            </w:hyperlink>
          </w:p>
        </w:tc>
      </w:tr>
    </w:tbl>
    <w:p w14:paraId="672A178E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DA58A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D685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CC03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B3C4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7BBA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70C73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B8D1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4D9194" w14:textId="77777777" w:rsidR="002938D7" w:rsidRDefault="002938D7">
            <w:pPr>
              <w:rPr>
                <w:rFonts w:eastAsia="Times New Roman"/>
              </w:rPr>
            </w:pPr>
            <w:hyperlink r:id="rId95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D6C1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B89A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2F2F45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B4DC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73C5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6C5E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8435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003213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9524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A5E3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E9919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1E12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AA12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259D8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74C4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A4D3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64710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C672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3062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F4422B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225387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F522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4C59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55953D1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F338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D3B3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0|i000tb: </w:t>
            </w:r>
          </w:p>
        </w:tc>
      </w:tr>
    </w:tbl>
    <w:p w14:paraId="5956A09B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34C4B07">
          <v:rect id="_x0000_i1567" style="width:468pt;height:9pt" o:hralign="center" o:hrstd="t" o:hr="t" fillcolor="#a0a0a0" stroked="f"/>
        </w:pict>
      </w:r>
    </w:p>
    <w:p w14:paraId="6B5C4C0C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724C0E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DE5E39" w14:textId="77777777" w:rsidR="002938D7" w:rsidRDefault="002938D7">
            <w:pPr>
              <w:rPr>
                <w:rFonts w:eastAsia="Times New Roman"/>
              </w:rPr>
            </w:pPr>
            <w:hyperlink r:id="rId960" w:history="1">
              <w:r>
                <w:rPr>
                  <w:rStyle w:val="Hyperlink"/>
                  <w:rFonts w:eastAsia="Times New Roman"/>
                  <w:b/>
                  <w:bCs/>
                </w:rPr>
                <w:t>HU-13: Benchmark de procesamiento y medición de tiempos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6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3D17FE8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0E7296E" wp14:editId="2F2D2B4B">
                  <wp:extent cx="152400" cy="152400"/>
                  <wp:effectExtent l="0" t="0" r="0" b="0"/>
                  <wp:docPr id="309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[SCRUM-135] </w:t>
            </w:r>
            <w:hyperlink r:id="rId962" w:history="1">
              <w:r>
                <w:rPr>
                  <w:rStyle w:val="Hyperlink"/>
                  <w:rFonts w:eastAsia="Times New Roman"/>
                </w:rPr>
                <w:t>Implementar barra de comparación visual: tiempo_sistema vs 14,400 s de referencia manual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576D48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08F4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91D3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32FD3D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86EB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14B9FC" w14:textId="77777777" w:rsidR="002938D7" w:rsidRDefault="002938D7">
            <w:pPr>
              <w:rPr>
                <w:rFonts w:eastAsia="Times New Roman"/>
              </w:rPr>
            </w:pPr>
            <w:hyperlink r:id="rId96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CBCA3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DD8F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CAAF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A6846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D4E2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0365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A3404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72D2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F1AAD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49C91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8C29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232DB0" w14:textId="77777777" w:rsidR="002938D7" w:rsidRDefault="002938D7">
            <w:pPr>
              <w:rPr>
                <w:rFonts w:eastAsia="Times New Roman"/>
              </w:rPr>
            </w:pPr>
            <w:hyperlink r:id="rId964" w:history="1">
              <w:r>
                <w:rPr>
                  <w:rStyle w:val="Hyperlink"/>
                  <w:rFonts w:eastAsia="Times New Roman"/>
                </w:rPr>
                <w:t>HU-13: Benchmark de procesamiento y medición de tiempos</w:t>
              </w:r>
            </w:hyperlink>
          </w:p>
        </w:tc>
      </w:tr>
    </w:tbl>
    <w:p w14:paraId="5586D02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F614B0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ECAD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DB3E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E7E6E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9189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D7BCF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8925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5EB905" w14:textId="77777777" w:rsidR="002938D7" w:rsidRDefault="002938D7">
            <w:pPr>
              <w:rPr>
                <w:rFonts w:eastAsia="Times New Roman"/>
              </w:rPr>
            </w:pPr>
            <w:hyperlink r:id="rId96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EC93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ED7A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F677F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DC61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A079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5456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85B4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29D65A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8224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C07D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7DF44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50E8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FE9D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38291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471A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D0D4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21976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0382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A30C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5E2D28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0FF58C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B3655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430A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1AB0158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FE01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865D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0|i000tj: </w:t>
            </w:r>
          </w:p>
        </w:tc>
      </w:tr>
    </w:tbl>
    <w:p w14:paraId="7037BC81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2E296EA">
          <v:rect id="_x0000_i1568" style="width:468pt;height:9pt" o:hralign="center" o:hrstd="t" o:hr="t" fillcolor="#a0a0a0" stroked="f"/>
        </w:pict>
      </w:r>
    </w:p>
    <w:p w14:paraId="254796FD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D3D247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783C5B" w14:textId="77777777" w:rsidR="002938D7" w:rsidRDefault="002938D7">
            <w:pPr>
              <w:rPr>
                <w:rFonts w:eastAsia="Times New Roman"/>
              </w:rPr>
            </w:pPr>
            <w:hyperlink r:id="rId966" w:history="1">
              <w:r>
                <w:rPr>
                  <w:rStyle w:val="Hyperlink"/>
                  <w:rFonts w:eastAsia="Times New Roman"/>
                  <w:b/>
                  <w:bCs/>
                </w:rPr>
                <w:t>HU-13: Benchmark de procesamiento y medición de tiempos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6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DB03DBD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9C47176" wp14:editId="0041AFC9">
                  <wp:extent cx="152400" cy="152400"/>
                  <wp:effectExtent l="0" t="0" r="0" b="0"/>
                  <wp:docPr id="308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[SCRUM-136] </w:t>
            </w:r>
            <w:hyperlink r:id="rId968" w:history="1">
              <w:r>
                <w:rPr>
                  <w:rStyle w:val="Hyperlink"/>
                  <w:rFonts w:eastAsia="Times New Roman"/>
                </w:rPr>
                <w:t>Implementar bloque 'Datos para el documento' con los tiempos formateados y botón 'Copiar'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7EB702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ADF5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B9A9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C178CA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EA48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599BC" w14:textId="77777777" w:rsidR="002938D7" w:rsidRDefault="002938D7">
            <w:pPr>
              <w:rPr>
                <w:rFonts w:eastAsia="Times New Roman"/>
              </w:rPr>
            </w:pPr>
            <w:hyperlink r:id="rId96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92A04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7C98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ED5D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15898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E916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2227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BDD61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D499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FF5E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3896A0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02F0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DCE6A7" w14:textId="77777777" w:rsidR="002938D7" w:rsidRDefault="002938D7">
            <w:pPr>
              <w:rPr>
                <w:rFonts w:eastAsia="Times New Roman"/>
              </w:rPr>
            </w:pPr>
            <w:hyperlink r:id="rId970" w:history="1">
              <w:r>
                <w:rPr>
                  <w:rStyle w:val="Hyperlink"/>
                  <w:rFonts w:eastAsia="Times New Roman"/>
                </w:rPr>
                <w:t>HU-13: Benchmark de procesamiento y medición de tiempos</w:t>
              </w:r>
            </w:hyperlink>
          </w:p>
        </w:tc>
      </w:tr>
    </w:tbl>
    <w:p w14:paraId="49B4CAA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6B569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CF79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7527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8B5A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230C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FFB89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A3EB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95909D" w14:textId="77777777" w:rsidR="002938D7" w:rsidRDefault="002938D7">
            <w:pPr>
              <w:rPr>
                <w:rFonts w:eastAsia="Times New Roman"/>
              </w:rPr>
            </w:pPr>
            <w:hyperlink r:id="rId97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D98A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9256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5418A0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D266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C40C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2392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BB51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514DDD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58B4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1B79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EC104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8F53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78B4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2C0C77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C8CD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8405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6C3A1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B0DA7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B94C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A09F86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F7232C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8AAF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8265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6CE336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127B1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0925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0|i000tr: </w:t>
            </w:r>
          </w:p>
        </w:tc>
      </w:tr>
    </w:tbl>
    <w:p w14:paraId="63AE33C6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301657E">
          <v:rect id="_x0000_i1569" style="width:468pt;height:9pt" o:hralign="center" o:hrstd="t" o:hr="t" fillcolor="#a0a0a0" stroked="f"/>
        </w:pict>
      </w:r>
    </w:p>
    <w:p w14:paraId="2D050F2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52969E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23AF1A" w14:textId="77777777" w:rsidR="002938D7" w:rsidRDefault="002938D7">
            <w:pPr>
              <w:rPr>
                <w:rFonts w:eastAsia="Times New Roman"/>
              </w:rPr>
            </w:pPr>
            <w:hyperlink r:id="rId972" w:history="1">
              <w:r>
                <w:rPr>
                  <w:rStyle w:val="Hyperlink"/>
                  <w:rFonts w:eastAsia="Times New Roman"/>
                  <w:b/>
                  <w:bCs/>
                </w:rPr>
                <w:t>HU-13: Benchmark de procesamiento y medición de tiempos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7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201410E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79F8AD0" wp14:editId="5E9D0EF9">
                  <wp:extent cx="152400" cy="152400"/>
                  <wp:effectExtent l="0" t="0" r="0" b="0"/>
                  <wp:docPr id="307" name="Picture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[SCRUM-137] </w:t>
            </w:r>
            <w:hyperlink r:id="rId974" w:history="1">
              <w:r>
                <w:rPr>
                  <w:rStyle w:val="Hyperlink"/>
                  <w:rFonts w:eastAsia="Times New Roman"/>
                </w:rPr>
                <w:t>Agregar ruta `/benchmark` en el router de la SPA y enlace en la navegación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2CA25C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D1EA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17D0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3E640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C0A2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17CB7C" w14:textId="77777777" w:rsidR="002938D7" w:rsidRDefault="002938D7">
            <w:pPr>
              <w:rPr>
                <w:rFonts w:eastAsia="Times New Roman"/>
              </w:rPr>
            </w:pPr>
            <w:hyperlink r:id="rId97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C24CB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49CE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8F93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FC89A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A86C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E7A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36833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C9DC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2891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1E1654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8A61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C8513D" w14:textId="77777777" w:rsidR="002938D7" w:rsidRDefault="002938D7">
            <w:pPr>
              <w:rPr>
                <w:rFonts w:eastAsia="Times New Roman"/>
              </w:rPr>
            </w:pPr>
            <w:hyperlink r:id="rId976" w:history="1">
              <w:r>
                <w:rPr>
                  <w:rStyle w:val="Hyperlink"/>
                  <w:rFonts w:eastAsia="Times New Roman"/>
                </w:rPr>
                <w:t>HU-13: Benchmark de procesamiento y medición de tiempos</w:t>
              </w:r>
            </w:hyperlink>
          </w:p>
        </w:tc>
      </w:tr>
    </w:tbl>
    <w:p w14:paraId="4EF83A8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E9D6F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E920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8483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A9B9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44271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429FD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CB9E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85B6AA" w14:textId="77777777" w:rsidR="002938D7" w:rsidRDefault="002938D7">
            <w:pPr>
              <w:rPr>
                <w:rFonts w:eastAsia="Times New Roman"/>
              </w:rPr>
            </w:pPr>
            <w:hyperlink r:id="rId97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BD49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B711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E36A7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30E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8FAD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0C65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AA1D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D80C24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B82A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3085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AB197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AAC7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B0CC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D5FE98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1C64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368A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C775EC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8F43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1897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A7B30F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A93021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122A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E9E8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64F5A1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C4EF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2E4A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0|i000tz: </w:t>
            </w:r>
          </w:p>
        </w:tc>
      </w:tr>
    </w:tbl>
    <w:p w14:paraId="3E3AF29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A545640">
          <v:rect id="_x0000_i1570" style="width:468pt;height:9pt" o:hralign="center" o:hrstd="t" o:hr="t" fillcolor="#a0a0a0" stroked="f"/>
        </w:pict>
      </w:r>
    </w:p>
    <w:p w14:paraId="7679C4AD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4CD76B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7B0CAC" w14:textId="77777777" w:rsidR="002938D7" w:rsidRDefault="002938D7">
            <w:pPr>
              <w:rPr>
                <w:rFonts w:eastAsia="Times New Roman"/>
              </w:rPr>
            </w:pPr>
            <w:hyperlink r:id="rId978" w:history="1">
              <w:r>
                <w:rPr>
                  <w:rStyle w:val="Hyperlink"/>
                  <w:rFonts w:eastAsia="Times New Roman"/>
                  <w:b/>
                  <w:bCs/>
                </w:rPr>
                <w:t>HU-14: Verificación de enlaces rotos y mensaje de confirmación de éxito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7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3A1E4A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07DAF64" wp14:editId="10BE5683">
                  <wp:extent cx="152400" cy="152400"/>
                  <wp:effectExtent l="0" t="0" r="0" b="0"/>
                  <wp:docPr id="306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[SCRUM-138] </w:t>
            </w:r>
            <w:hyperlink r:id="rId980" w:history="1">
              <w:r>
                <w:rPr>
                  <w:rStyle w:val="Hyperlink"/>
                  <w:rFonts w:eastAsia="Times New Roman"/>
                </w:rPr>
                <w:t>Implementar `FileRepository._subir_con_reintentos(archivo, course_id, max_intentos=3, backoff=2.0)` en `file_repository.py`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716EDA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4F3B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AE012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043C94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CEEB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29EBB1" w14:textId="77777777" w:rsidR="002938D7" w:rsidRDefault="002938D7">
            <w:pPr>
              <w:rPr>
                <w:rFonts w:eastAsia="Times New Roman"/>
              </w:rPr>
            </w:pPr>
            <w:hyperlink r:id="rId98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CBE62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8CA8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210B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36347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DC69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D7A1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727BD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BF27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D88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0AB53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9636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AED197" w14:textId="77777777" w:rsidR="002938D7" w:rsidRDefault="002938D7">
            <w:pPr>
              <w:rPr>
                <w:rFonts w:eastAsia="Times New Roman"/>
              </w:rPr>
            </w:pPr>
            <w:hyperlink r:id="rId982" w:history="1">
              <w:r>
                <w:rPr>
                  <w:rStyle w:val="Hyperlink"/>
                  <w:rFonts w:eastAsia="Times New Roman"/>
                </w:rPr>
                <w:t>HU-14: Verificación de enlaces rotos y mensaje de confirmación de éxito</w:t>
              </w:r>
            </w:hyperlink>
          </w:p>
        </w:tc>
      </w:tr>
    </w:tbl>
    <w:p w14:paraId="17B38BF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E947F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0E86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B5B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DB1E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1FA1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6A8D57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DCFF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42E9D5" w14:textId="77777777" w:rsidR="002938D7" w:rsidRDefault="002938D7">
            <w:pPr>
              <w:rPr>
                <w:rFonts w:eastAsia="Times New Roman"/>
              </w:rPr>
            </w:pPr>
            <w:hyperlink r:id="rId98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114E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FA47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FD3D4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12B3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76DA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A5C4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7A45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DD0CC4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98A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9ECA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BF8B82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3952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3107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2EDB3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BE5C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F194F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30497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00D7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4CB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246547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3D457A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2337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14A3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658D305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32A6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354B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0|i000u7: </w:t>
            </w:r>
          </w:p>
        </w:tc>
      </w:tr>
    </w:tbl>
    <w:p w14:paraId="7484C57C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109A87E">
          <v:rect id="_x0000_i1571" style="width:468pt;height:9pt" o:hralign="center" o:hrstd="t" o:hr="t" fillcolor="#a0a0a0" stroked="f"/>
        </w:pict>
      </w:r>
    </w:p>
    <w:p w14:paraId="24990941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D6FBC6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04C8F9" w14:textId="77777777" w:rsidR="002938D7" w:rsidRDefault="002938D7">
            <w:pPr>
              <w:rPr>
                <w:rFonts w:eastAsia="Times New Roman"/>
              </w:rPr>
            </w:pPr>
            <w:hyperlink r:id="rId984" w:history="1">
              <w:r>
                <w:rPr>
                  <w:rStyle w:val="Hyperlink"/>
                  <w:rFonts w:eastAsia="Times New Roman"/>
                  <w:b/>
                  <w:bCs/>
                </w:rPr>
                <w:t>HU-14: Verificación de enlaces rotos y mensaje de confirmación de éxito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8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89EC170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A91DFDD" wp14:editId="6945DEF3">
                  <wp:extent cx="152400" cy="152400"/>
                  <wp:effectExtent l="0" t="0" r="0" b="0"/>
                  <wp:docPr id="305" name="Pictur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[SCRUM-139] </w:t>
            </w:r>
            <w:hyperlink r:id="rId986" w:history="1">
              <w:r>
                <w:rPr>
                  <w:rStyle w:val="Hyperlink"/>
                  <w:rFonts w:eastAsia="Times New Roman"/>
                </w:rPr>
                <w:t>Clasificar errores: `httpx.TimeoutException` y status &gt;= 500 activan reintento; status 4xx lanza excepción directamente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7CBD48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9AB5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2439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BC2C0E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9BBE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E48B59" w14:textId="77777777" w:rsidR="002938D7" w:rsidRDefault="002938D7">
            <w:pPr>
              <w:rPr>
                <w:rFonts w:eastAsia="Times New Roman"/>
              </w:rPr>
            </w:pPr>
            <w:hyperlink r:id="rId98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8BF47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703E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079A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28232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2768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D341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13FD6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C687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38847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7BBEA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14C8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600566" w14:textId="77777777" w:rsidR="002938D7" w:rsidRDefault="002938D7">
            <w:pPr>
              <w:rPr>
                <w:rFonts w:eastAsia="Times New Roman"/>
              </w:rPr>
            </w:pPr>
            <w:hyperlink r:id="rId988" w:history="1">
              <w:r>
                <w:rPr>
                  <w:rStyle w:val="Hyperlink"/>
                  <w:rFonts w:eastAsia="Times New Roman"/>
                </w:rPr>
                <w:t>HU-14: Verificación de enlaces rotos y mensaje de confirmación de éxito</w:t>
              </w:r>
            </w:hyperlink>
          </w:p>
        </w:tc>
      </w:tr>
    </w:tbl>
    <w:p w14:paraId="4F2F796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396D71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5079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5D4E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A29B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2F8F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B27EE2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C5CB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19A7B3" w14:textId="77777777" w:rsidR="002938D7" w:rsidRDefault="002938D7">
            <w:pPr>
              <w:rPr>
                <w:rFonts w:eastAsia="Times New Roman"/>
              </w:rPr>
            </w:pPr>
            <w:hyperlink r:id="rId98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438A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5D9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F1024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E795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6E62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C8D9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52A8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28DBA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B3D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4733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7F54CA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4776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A646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109424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8B7E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85FB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37F0E0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4084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2E7D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C4AA50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D96F1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AA8A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8327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327BE98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C84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FCE2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0|i000uf: </w:t>
            </w:r>
          </w:p>
        </w:tc>
      </w:tr>
    </w:tbl>
    <w:p w14:paraId="56B9A159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886FCED">
          <v:rect id="_x0000_i1572" style="width:468pt;height:9pt" o:hralign="center" o:hrstd="t" o:hr="t" fillcolor="#a0a0a0" stroked="f"/>
        </w:pict>
      </w:r>
    </w:p>
    <w:p w14:paraId="2A6FC8F9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C8238A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7DB2AE" w14:textId="77777777" w:rsidR="002938D7" w:rsidRDefault="002938D7">
            <w:pPr>
              <w:rPr>
                <w:rFonts w:eastAsia="Times New Roman"/>
              </w:rPr>
            </w:pPr>
            <w:hyperlink r:id="rId990" w:history="1">
              <w:r>
                <w:rPr>
                  <w:rStyle w:val="Hyperlink"/>
                  <w:rFonts w:eastAsia="Times New Roman"/>
                  <w:b/>
                  <w:bCs/>
                </w:rPr>
                <w:t>HU-14: Verificación de enlaces rotos y mensaje de confirmación de éxito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9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7A3C75DA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DA1D21C" wp14:editId="340656FC">
                  <wp:extent cx="152400" cy="152400"/>
                  <wp:effectExtent l="0" t="0" r="0" b="0"/>
                  <wp:docPr id="304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[SCRUM-140] </w:t>
            </w:r>
            <w:hyperlink r:id="rId992" w:history="1">
              <w:r>
                <w:rPr>
                  <w:rStyle w:val="Hyperlink"/>
                  <w:rFonts w:eastAsia="Times New Roman"/>
                </w:rPr>
                <w:t>Registrar cada intento fallido con `logger.warning('Intento {n}/{max} fallido para {archivo}: {error}')'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62A674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C581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096C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67945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D44A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43BB68" w14:textId="77777777" w:rsidR="002938D7" w:rsidRDefault="002938D7">
            <w:pPr>
              <w:rPr>
                <w:rFonts w:eastAsia="Times New Roman"/>
              </w:rPr>
            </w:pPr>
            <w:hyperlink r:id="rId99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1BF4A8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6FB6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BE13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216C2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038A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DC07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DE029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2465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489D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0EF5CE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A5E7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9BC55E" w14:textId="77777777" w:rsidR="002938D7" w:rsidRDefault="002938D7">
            <w:pPr>
              <w:rPr>
                <w:rFonts w:eastAsia="Times New Roman"/>
              </w:rPr>
            </w:pPr>
            <w:hyperlink r:id="rId994" w:history="1">
              <w:r>
                <w:rPr>
                  <w:rStyle w:val="Hyperlink"/>
                  <w:rFonts w:eastAsia="Times New Roman"/>
                </w:rPr>
                <w:t>HU-14: Verificación de enlaces rotos y mensaje de confirmación de éxito</w:t>
              </w:r>
            </w:hyperlink>
          </w:p>
        </w:tc>
      </w:tr>
    </w:tbl>
    <w:p w14:paraId="19CAB9E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E6366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4B3D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7866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CE8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3C32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559D3F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6040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8CB0FC" w14:textId="77777777" w:rsidR="002938D7" w:rsidRDefault="002938D7">
            <w:pPr>
              <w:rPr>
                <w:rFonts w:eastAsia="Times New Roman"/>
              </w:rPr>
            </w:pPr>
            <w:hyperlink r:id="rId99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6E8B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D9C4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B3D62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26A0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DE7D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7173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6B022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BC07A4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0863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EF63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CF271D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1ED2D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8ABF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6440E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0637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8CD1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52F33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FEF2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AD9B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EE7FAD1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EB2196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8DF7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5025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073CD3B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84BE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904F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0|i000un: </w:t>
            </w:r>
          </w:p>
        </w:tc>
      </w:tr>
    </w:tbl>
    <w:p w14:paraId="439202CB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243E114">
          <v:rect id="_x0000_i1573" style="width:468pt;height:9pt" o:hralign="center" o:hrstd="t" o:hr="t" fillcolor="#a0a0a0" stroked="f"/>
        </w:pict>
      </w:r>
    </w:p>
    <w:p w14:paraId="5382094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17AD3A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A9BE7B" w14:textId="77777777" w:rsidR="002938D7" w:rsidRDefault="002938D7">
            <w:pPr>
              <w:rPr>
                <w:rFonts w:eastAsia="Times New Roman"/>
              </w:rPr>
            </w:pPr>
            <w:hyperlink r:id="rId996" w:history="1">
              <w:r>
                <w:rPr>
                  <w:rStyle w:val="Hyperlink"/>
                  <w:rFonts w:eastAsia="Times New Roman"/>
                  <w:b/>
                  <w:bCs/>
                </w:rPr>
                <w:t>HU-14: Verificación de enlaces rotos y mensaje de confirmación de éxito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99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0FD538C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11EACCF" wp14:editId="00D85473">
                  <wp:extent cx="152400" cy="152400"/>
                  <wp:effectExtent l="0" t="0" r="0" b="0"/>
                  <wp:docPr id="303" name="Picture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[SCRUM-141] </w:t>
            </w:r>
            <w:hyperlink r:id="rId998" w:history="1">
              <w:r>
                <w:rPr>
                  <w:rStyle w:val="Hyperlink"/>
                  <w:rFonts w:eastAsia="Times New Roman"/>
                </w:rPr>
                <w:t>Añadir `fallidos: list[str]` a `UploadSummary` con las rutas de archivos que no se pudieron subir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4991B1D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17D8C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E371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49A0E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5F91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6E9D6B" w14:textId="77777777" w:rsidR="002938D7" w:rsidRDefault="002938D7">
            <w:pPr>
              <w:rPr>
                <w:rFonts w:eastAsia="Times New Roman"/>
              </w:rPr>
            </w:pPr>
            <w:hyperlink r:id="rId99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77BD8D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1EBB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0722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D9C76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E346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09E4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7DCCD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8D26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FC29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EA8782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B275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5D7D9C" w14:textId="77777777" w:rsidR="002938D7" w:rsidRDefault="002938D7">
            <w:pPr>
              <w:rPr>
                <w:rFonts w:eastAsia="Times New Roman"/>
              </w:rPr>
            </w:pPr>
            <w:hyperlink r:id="rId1000" w:history="1">
              <w:r>
                <w:rPr>
                  <w:rStyle w:val="Hyperlink"/>
                  <w:rFonts w:eastAsia="Times New Roman"/>
                </w:rPr>
                <w:t>HU-14: Verificación de enlaces rotos y mensaje de confirmación de éxito</w:t>
              </w:r>
            </w:hyperlink>
          </w:p>
        </w:tc>
      </w:tr>
    </w:tbl>
    <w:p w14:paraId="5015552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CE6AD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7027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993F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2AD0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9C86A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C2FC07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AD2C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94252C" w14:textId="77777777" w:rsidR="002938D7" w:rsidRDefault="002938D7">
            <w:pPr>
              <w:rPr>
                <w:rFonts w:eastAsia="Times New Roman"/>
              </w:rPr>
            </w:pPr>
            <w:hyperlink r:id="rId100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62E9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931F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FED468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F782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5835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F77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6655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18617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B7CB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0EEC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9E0F8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5048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0D22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E3CF5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B0495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FAF9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D70CD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9190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6CA7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B8F8AD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3C935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CE32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835E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714C1B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12EC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074E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0|i000uv: </w:t>
            </w:r>
          </w:p>
        </w:tc>
      </w:tr>
    </w:tbl>
    <w:p w14:paraId="0FC238B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62C6BB0">
          <v:rect id="_x0000_i1574" style="width:468pt;height:9pt" o:hralign="center" o:hrstd="t" o:hr="t" fillcolor="#a0a0a0" stroked="f"/>
        </w:pict>
      </w:r>
    </w:p>
    <w:p w14:paraId="2906A969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CB2C14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9DEE51" w14:textId="77777777" w:rsidR="002938D7" w:rsidRDefault="002938D7">
            <w:pPr>
              <w:rPr>
                <w:rFonts w:eastAsia="Times New Roman"/>
              </w:rPr>
            </w:pPr>
            <w:hyperlink r:id="rId1002" w:history="1">
              <w:r>
                <w:rPr>
                  <w:rStyle w:val="Hyperlink"/>
                  <w:rFonts w:eastAsia="Times New Roman"/>
                  <w:b/>
                  <w:bCs/>
                </w:rPr>
                <w:t>HU-14: Verificación de enlaces rotos y mensaje de confirmación de éxito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0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68CC9D1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12C0358" wp14:editId="40894C73">
                  <wp:extent cx="152400" cy="152400"/>
                  <wp:effectExtent l="0" t="0" r="0" b="0"/>
                  <wp:docPr id="302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[SCRUM-142] </w:t>
            </w:r>
            <w:hyperlink r:id="rId1004" w:history="1">
              <w:r>
                <w:rPr>
                  <w:rStyle w:val="Hyperlink"/>
                  <w:rFonts w:eastAsia="Times New Roman"/>
                </w:rPr>
                <w:t xml:space="preserve"> Test: archivo exitoso en primer intento → `total_exitosos=1`, `total_fallidos=0`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5200855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ADF0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E1D6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4141D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0748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6C62B9" w14:textId="77777777" w:rsidR="002938D7" w:rsidRDefault="002938D7">
            <w:pPr>
              <w:rPr>
                <w:rFonts w:eastAsia="Times New Roman"/>
              </w:rPr>
            </w:pPr>
            <w:hyperlink r:id="rId100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37511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AF92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92167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720D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3A8F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9710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9362A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835F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FAEB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B521D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FFAF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0210FA" w14:textId="77777777" w:rsidR="002938D7" w:rsidRDefault="002938D7">
            <w:pPr>
              <w:rPr>
                <w:rFonts w:eastAsia="Times New Roman"/>
              </w:rPr>
            </w:pPr>
            <w:hyperlink r:id="rId1006" w:history="1">
              <w:r>
                <w:rPr>
                  <w:rStyle w:val="Hyperlink"/>
                  <w:rFonts w:eastAsia="Times New Roman"/>
                </w:rPr>
                <w:t>HU-14: Verificación de enlaces rotos y mensaje de confirmación de éxito</w:t>
              </w:r>
            </w:hyperlink>
          </w:p>
        </w:tc>
      </w:tr>
    </w:tbl>
    <w:p w14:paraId="785449B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98FD3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9D12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DB9F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898E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34E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D71FD4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AD88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56D8E5" w14:textId="77777777" w:rsidR="002938D7" w:rsidRDefault="002938D7">
            <w:pPr>
              <w:rPr>
                <w:rFonts w:eastAsia="Times New Roman"/>
              </w:rPr>
            </w:pPr>
            <w:hyperlink r:id="rId100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CB9E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8243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5D54F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0F5D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839C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13A9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6618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D20066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65F9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2734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E88C79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A2E7B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A08E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C1EAD4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5D6B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B0C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DD4D0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EB22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8AE7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83E8B8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2DACD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7C21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CA3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108E4F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03ED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A8F3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0|i000v3: </w:t>
            </w:r>
          </w:p>
        </w:tc>
      </w:tr>
    </w:tbl>
    <w:p w14:paraId="3E9EB4AF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E46AD91">
          <v:rect id="_x0000_i1575" style="width:468pt;height:9pt" o:hralign="center" o:hrstd="t" o:hr="t" fillcolor="#a0a0a0" stroked="f"/>
        </w:pict>
      </w:r>
    </w:p>
    <w:p w14:paraId="6986846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20893C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9138CE" w14:textId="77777777" w:rsidR="002938D7" w:rsidRDefault="002938D7">
            <w:pPr>
              <w:rPr>
                <w:rFonts w:eastAsia="Times New Roman"/>
              </w:rPr>
            </w:pPr>
            <w:hyperlink r:id="rId1008" w:history="1">
              <w:r>
                <w:rPr>
                  <w:rStyle w:val="Hyperlink"/>
                  <w:rFonts w:eastAsia="Times New Roman"/>
                  <w:b/>
                  <w:bCs/>
                </w:rPr>
                <w:t>HU-14: Verificación de enlaces rotos y mensaje de confirmación de éxito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0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63D2030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87D930E" wp14:editId="747F51D4">
                  <wp:extent cx="152400" cy="152400"/>
                  <wp:effectExtent l="0" t="0" r="0" b="0"/>
                  <wp:docPr id="301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[SCRUM-143] </w:t>
            </w:r>
            <w:hyperlink r:id="rId1010" w:history="1">
              <w:r>
                <w:rPr>
                  <w:rStyle w:val="Hyperlink"/>
                  <w:rFonts w:eastAsia="Times New Roman"/>
                </w:rPr>
                <w:t xml:space="preserve"> Test: archivo con 1 fallo y éxito en segundo intento → `total_exitosos=1`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6A12AC6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18FD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190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59111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6C6A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450300" w14:textId="77777777" w:rsidR="002938D7" w:rsidRDefault="002938D7">
            <w:pPr>
              <w:rPr>
                <w:rFonts w:eastAsia="Times New Roman"/>
              </w:rPr>
            </w:pPr>
            <w:hyperlink r:id="rId101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1D511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67E0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25CA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BB3E1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0830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40E59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A2D53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E8D9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FB06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FFF8C5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EDD5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2747F0" w14:textId="77777777" w:rsidR="002938D7" w:rsidRDefault="002938D7">
            <w:pPr>
              <w:rPr>
                <w:rFonts w:eastAsia="Times New Roman"/>
              </w:rPr>
            </w:pPr>
            <w:hyperlink r:id="rId1012" w:history="1">
              <w:r>
                <w:rPr>
                  <w:rStyle w:val="Hyperlink"/>
                  <w:rFonts w:eastAsia="Times New Roman"/>
                </w:rPr>
                <w:t>HU-14: Verificación de enlaces rotos y mensaje de confirmación de éxito</w:t>
              </w:r>
            </w:hyperlink>
          </w:p>
        </w:tc>
      </w:tr>
    </w:tbl>
    <w:p w14:paraId="39B8C53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A9F77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73C6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8B25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2017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2647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0F346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CA56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5280BD" w14:textId="77777777" w:rsidR="002938D7" w:rsidRDefault="002938D7">
            <w:pPr>
              <w:rPr>
                <w:rFonts w:eastAsia="Times New Roman"/>
              </w:rPr>
            </w:pPr>
            <w:hyperlink r:id="rId101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1AF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F16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5A97F9E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EDF2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8719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F69E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2E4E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13D115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59DD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8B54B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9966E3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CE5C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CF6D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C2769F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0F61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2B31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602EC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187E1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AA51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93EDBD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64C1A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8511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0552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318ED70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9AF1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34F4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0|i000vb: </w:t>
            </w:r>
          </w:p>
        </w:tc>
      </w:tr>
    </w:tbl>
    <w:p w14:paraId="4FDBB43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37338BC">
          <v:rect id="_x0000_i1576" style="width:468pt;height:9pt" o:hralign="center" o:hrstd="t" o:hr="t" fillcolor="#a0a0a0" stroked="f"/>
        </w:pict>
      </w:r>
    </w:p>
    <w:p w14:paraId="3A9D237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99D57A4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66F170" w14:textId="77777777" w:rsidR="002938D7" w:rsidRDefault="002938D7">
            <w:pPr>
              <w:rPr>
                <w:rFonts w:eastAsia="Times New Roman"/>
              </w:rPr>
            </w:pPr>
            <w:hyperlink r:id="rId1014" w:history="1">
              <w:r>
                <w:rPr>
                  <w:rStyle w:val="Hyperlink"/>
                  <w:rFonts w:eastAsia="Times New Roman"/>
                  <w:b/>
                  <w:bCs/>
                </w:rPr>
                <w:t>HU-14: Verificación de enlaces rotos y mensaje de confirmación de éxito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1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SCRUM-18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D4921AA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65474EB" wp14:editId="71160F12">
                  <wp:extent cx="152400" cy="152400"/>
                  <wp:effectExtent l="0" t="0" r="0" b="0"/>
                  <wp:docPr id="300" name="Picture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[SCRUM-144] </w:t>
            </w:r>
            <w:hyperlink r:id="rId1016" w:history="1">
              <w:r>
                <w:rPr>
                  <w:rStyle w:val="Hyperlink"/>
                  <w:rFonts w:eastAsia="Times New Roman"/>
                </w:rPr>
                <w:t>Test: archivo con 3 fallos consecutivos → `total_fallidos=1`, proceso continúa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13/May/26  Updated: 24/May/26  Resolved: 24/May/26 </w:t>
            </w:r>
          </w:p>
        </w:tc>
      </w:tr>
      <w:tr w:rsidR="00000000" w14:paraId="2D57C9A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3803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DBAB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1AC7C5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DFBF4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BA7FDA" w14:textId="77777777" w:rsidR="002938D7" w:rsidRDefault="002938D7">
            <w:pPr>
              <w:rPr>
                <w:rFonts w:eastAsia="Times New Roman"/>
              </w:rPr>
            </w:pPr>
            <w:hyperlink r:id="rId101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B1806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F87FC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4BCD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D9EE1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AF531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144B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756BB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4489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5A1E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CE13E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696D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A068CC" w14:textId="77777777" w:rsidR="002938D7" w:rsidRDefault="002938D7">
            <w:pPr>
              <w:rPr>
                <w:rFonts w:eastAsia="Times New Roman"/>
              </w:rPr>
            </w:pPr>
            <w:hyperlink r:id="rId1018" w:history="1">
              <w:r>
                <w:rPr>
                  <w:rStyle w:val="Hyperlink"/>
                  <w:rFonts w:eastAsia="Times New Roman"/>
                </w:rPr>
                <w:t>HU-14: Verificación de enlaces rotos y mensaje de confirmación de éxito</w:t>
              </w:r>
            </w:hyperlink>
          </w:p>
        </w:tc>
      </w:tr>
    </w:tbl>
    <w:p w14:paraId="1830B05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2362FE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E94E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64F4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FC76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47C3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86D88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D881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F9F58B" w14:textId="77777777" w:rsidR="002938D7" w:rsidRDefault="002938D7">
            <w:pPr>
              <w:rPr>
                <w:rFonts w:eastAsia="Times New Roman"/>
              </w:rPr>
            </w:pPr>
            <w:hyperlink r:id="rId101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4D80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3C39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FE738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0DC8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DAE2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3C0B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90E67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CD5263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7BFAA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4C9A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DA485D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2920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C5DC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D1C3EF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AFC5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3A85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B9037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A9852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6695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6BE1D2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34E768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70E8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837C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</w:t>
            </w:r>
          </w:p>
        </w:tc>
      </w:tr>
      <w:tr w:rsidR="00000000" w14:paraId="39FA0CA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702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8665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0|i000vj: </w:t>
            </w:r>
          </w:p>
        </w:tc>
      </w:tr>
    </w:tbl>
    <w:p w14:paraId="48C357D3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64D0C1D">
          <v:rect id="_x0000_i1577" style="width:468pt;height:9pt" o:hralign="center" o:hrstd="t" o:hr="t" fillcolor="#a0a0a0" stroked="f"/>
        </w:pict>
      </w:r>
    </w:p>
    <w:p w14:paraId="090D239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89A68A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1B9EA4" w14:textId="77777777" w:rsidR="002938D7" w:rsidRDefault="002938D7">
            <w:pPr>
              <w:rPr>
                <w:rFonts w:eastAsia="Times New Roman"/>
              </w:rPr>
            </w:pPr>
            <w:hyperlink r:id="rId1020" w:history="1">
              <w:r>
                <w:rPr>
                  <w:rStyle w:val="Hyperlink"/>
                  <w:rFonts w:eastAsia="Times New Roman"/>
                  <w:b/>
                  <w:bCs/>
                </w:rPr>
                <w:t>Epic-06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2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6A1CF4C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4D6A801" wp14:editId="39F7DE65">
                  <wp:extent cx="152400" cy="152400"/>
                  <wp:effectExtent l="0" t="0" r="0" b="0"/>
                  <wp:docPr id="299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[SCRUM-145] </w:t>
            </w:r>
            <w:hyperlink r:id="rId1022" w:history="1">
              <w:r>
                <w:rPr>
                  <w:rStyle w:val="Hyperlink"/>
                  <w:rFonts w:eastAsia="Times New Roman"/>
                </w:rPr>
                <w:t>HU-12: Gestión automática de errores de red y reintentos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25/May/26  Due: 25/May/26 </w:t>
            </w:r>
          </w:p>
        </w:tc>
      </w:tr>
      <w:tr w:rsidR="00000000" w14:paraId="14D970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ADCAE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4DB9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 curso</w:t>
            </w:r>
          </w:p>
        </w:tc>
      </w:tr>
      <w:tr w:rsidR="00000000" w14:paraId="0AD812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BDB6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21F59B" w14:textId="77777777" w:rsidR="002938D7" w:rsidRDefault="002938D7">
            <w:pPr>
              <w:rPr>
                <w:rFonts w:eastAsia="Times New Roman"/>
              </w:rPr>
            </w:pPr>
            <w:hyperlink r:id="rId102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F50CD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3D29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73AA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59BF2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DE35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8FC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6F945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BD9E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7A3969" w14:textId="77777777" w:rsidR="002938D7" w:rsidRDefault="002938D7">
            <w:pPr>
              <w:rPr>
                <w:rFonts w:eastAsia="Times New Roman"/>
              </w:rPr>
            </w:pPr>
            <w:hyperlink r:id="rId1024" w:tooltip="v4.0" w:history="1">
              <w:r>
                <w:rPr>
                  <w:rStyle w:val="Hyperlink"/>
                  <w:rFonts w:eastAsia="Times New Roman"/>
                </w:rPr>
                <w:t>v4.0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3B6072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E121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C29F26" w14:textId="77777777" w:rsidR="002938D7" w:rsidRDefault="002938D7">
            <w:pPr>
              <w:rPr>
                <w:rFonts w:eastAsia="Times New Roman"/>
              </w:rPr>
            </w:pPr>
            <w:hyperlink r:id="rId1025" w:history="1">
              <w:r>
                <w:rPr>
                  <w:rStyle w:val="Hyperlink"/>
                  <w:rFonts w:eastAsia="Times New Roman"/>
                </w:rPr>
                <w:t>Epic-06</w:t>
              </w:r>
            </w:hyperlink>
          </w:p>
        </w:tc>
      </w:tr>
    </w:tbl>
    <w:p w14:paraId="7E25231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05D3E3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C030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0CB90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2225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F2F9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C42F7E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7A3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C042A7" w14:textId="77777777" w:rsidR="002938D7" w:rsidRDefault="002938D7">
            <w:pPr>
              <w:rPr>
                <w:rFonts w:eastAsia="Times New Roman"/>
              </w:rPr>
            </w:pPr>
            <w:hyperlink r:id="rId102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C9D8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73CB16" w14:textId="77777777" w:rsidR="002938D7" w:rsidRDefault="002938D7">
            <w:pPr>
              <w:rPr>
                <w:rFonts w:eastAsia="Times New Roman"/>
              </w:rPr>
            </w:pPr>
            <w:hyperlink r:id="rId102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76452F8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2E90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59F3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D7DF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9FC4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A6AC0A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3DAF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93EFF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3CC4C3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CED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D7A2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78227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CF892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2E46A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93E8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511F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3734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DCC0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6D8911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E1F9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32C0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1A65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B911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D42A69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7933"/>
      </w:tblGrid>
      <w:tr w:rsidR="00000000" w14:paraId="534459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FF13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1"/>
              <w:gridCol w:w="4027"/>
              <w:gridCol w:w="821"/>
              <w:gridCol w:w="1074"/>
              <w:gridCol w:w="954"/>
            </w:tblGrid>
            <w:tr w:rsidR="00000000" w14:paraId="41769A45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4964B9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4DFEA2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D25D15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EDD299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5921D3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7F8C8FBC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E092F1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28" w:history="1">
                    <w:r>
                      <w:rPr>
                        <w:rStyle w:val="Hyperlink"/>
                        <w:rFonts w:eastAsia="Times New Roman"/>
                      </w:rPr>
                      <w:t>SCRUM-149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1617AE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29" w:history="1">
                    <w:r>
                      <w:rPr>
                        <w:rStyle w:val="Hyperlink"/>
                        <w:rFonts w:eastAsia="Times New Roman"/>
                      </w:rPr>
                      <w:t>Implementar MAX_REINTENTOS_POR_ARCHIV...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3B3A94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E721B0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A84B12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5315C171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E732172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30" w:history="1">
                    <w:r>
                      <w:rPr>
                        <w:rStyle w:val="Hyperlink"/>
                        <w:rFonts w:eastAsia="Times New Roman"/>
                      </w:rPr>
                      <w:t>SCRUM-150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1D6FFE3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31" w:history="1">
                    <w:r>
                      <w:rPr>
                        <w:rStyle w:val="Hyperlink"/>
                        <w:rFonts w:eastAsia="Times New Roman"/>
                      </w:rPr>
                      <w:t>Implementar asyncio.sleep(2) entre re...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023696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98F684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D9FB5F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 w14:paraId="2C30FC1B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4AAE2AC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32" w:history="1">
                    <w:r>
                      <w:rPr>
                        <w:rStyle w:val="Hyperlink"/>
                        <w:rFonts w:eastAsia="Times New Roman"/>
                      </w:rPr>
                      <w:t>SCRUM-151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AC6931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33" w:history="1">
                    <w:r>
                      <w:rPr>
                        <w:rStyle w:val="Hyperlink"/>
                        <w:rFonts w:eastAsia="Times New Roman"/>
                      </w:rPr>
                      <w:t>Implementar UploadSummary con listas 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F04979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E386056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3D48CF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14:paraId="6E4474DE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F977F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271F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F37C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Resiliencia, Sprint 5: Despliegue en nube, Sprint 5: Despliegue en nube 2</w:t>
            </w:r>
          </w:p>
        </w:tc>
      </w:tr>
      <w:tr w:rsidR="00000000" w14:paraId="74BDDD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7CAF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5EE6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  <w:tr w:rsidR="00000000" w14:paraId="763BC3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E81E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E3C6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0|i000vr: </w:t>
            </w:r>
          </w:p>
        </w:tc>
      </w:tr>
    </w:tbl>
    <w:p w14:paraId="6DD84545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03D75A42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CE650BE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AB459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7AE372B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29D4A29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7585E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reintentar automáticamente las subidas que fallen por errores transitorios,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garantizar despliegues completos sin intervención manual del analista.</w:t>
            </w:r>
          </w:p>
          <w:p w14:paraId="7055EFC7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lastRenderedPageBreak/>
              <w:t>Criterios de Aceptación:</w:t>
            </w:r>
          </w:p>
          <w:p w14:paraId="2BDC9935" w14:textId="77777777" w:rsidR="002938D7" w:rsidRDefault="002938D7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Cada archivo tiene hasta 3 intentos de subidA.</w:t>
            </w:r>
          </w:p>
          <w:p w14:paraId="48EE6018" w14:textId="77777777" w:rsidR="002938D7" w:rsidRDefault="002938D7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Entre intentos hay pausa de 2 segundoS.</w:t>
            </w:r>
          </w:p>
          <w:p w14:paraId="7BE94A63" w14:textId="77777777" w:rsidR="002938D7" w:rsidRDefault="002938D7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Si los 3 fallan, el archivo se registra como fallido.</w:t>
            </w:r>
          </w:p>
          <w:p w14:paraId="3FD7B7B8" w14:textId="77777777" w:rsidR="002938D7" w:rsidRDefault="002938D7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El despliegue continúa con el siguiente archivo.</w:t>
            </w:r>
          </w:p>
          <w:p w14:paraId="51AFDC25" w14:textId="77777777" w:rsidR="002938D7" w:rsidRDefault="002938D7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El resumen distingue </w:t>
            </w:r>
            <w:r>
              <w:rPr>
                <w:rFonts w:eastAsia="Times New Roman"/>
              </w:rPr>
              <w:t>archivos exitosos de fallidos</w:t>
            </w:r>
          </w:p>
        </w:tc>
      </w:tr>
    </w:tbl>
    <w:p w14:paraId="4732F51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lastRenderedPageBreak/>
        <w:pict w14:anchorId="751B8CB9">
          <v:rect id="_x0000_i1578" style="width:468pt;height:9pt" o:hralign="center" o:hrstd="t" o:hr="t" fillcolor="#a0a0a0" stroked="f"/>
        </w:pict>
      </w:r>
    </w:p>
    <w:p w14:paraId="08F23ACC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9AE408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C64EBE" w14:textId="77777777" w:rsidR="002938D7" w:rsidRDefault="002938D7">
            <w:pPr>
              <w:rPr>
                <w:rFonts w:eastAsia="Times New Roman"/>
              </w:rPr>
            </w:pPr>
            <w:hyperlink r:id="rId1034" w:history="1">
              <w:r>
                <w:rPr>
                  <w:rStyle w:val="Hyperlink"/>
                  <w:rFonts w:eastAsia="Times New Roman"/>
                  <w:b/>
                  <w:bCs/>
                </w:rPr>
                <w:t>HU-12: Gestión automática de errores de red y reintentos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3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SCRUM-145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05C7B66E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CF292B6" wp14:editId="40F3338C">
                  <wp:extent cx="152400" cy="152400"/>
                  <wp:effectExtent l="0" t="0" r="0" b="0"/>
                  <wp:docPr id="298" name="Pictur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[SCRUM-149] </w:t>
            </w:r>
            <w:hyperlink r:id="rId1036" w:history="1">
              <w:r>
                <w:rPr>
                  <w:rStyle w:val="Hyperlink"/>
                  <w:rFonts w:eastAsia="Times New Roman"/>
                </w:rPr>
                <w:t>Implementar MAX_REINTENTOS_POR_ARCHIVO = 3 en FileRepository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21/May/26  Resolved: 21/May/26 </w:t>
            </w:r>
          </w:p>
        </w:tc>
      </w:tr>
      <w:tr w:rsidR="00000000" w14:paraId="1F1E5B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EF29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1BE4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6027D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B8E3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02F1C9" w14:textId="77777777" w:rsidR="002938D7" w:rsidRDefault="002938D7">
            <w:pPr>
              <w:rPr>
                <w:rFonts w:eastAsia="Times New Roman"/>
              </w:rPr>
            </w:pPr>
            <w:hyperlink r:id="rId1037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365742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99E8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8592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73649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A290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96B1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5D674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B7BE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23D6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A4610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4BC7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D4F3F" w14:textId="77777777" w:rsidR="002938D7" w:rsidRDefault="002938D7">
            <w:pPr>
              <w:rPr>
                <w:rFonts w:eastAsia="Times New Roman"/>
              </w:rPr>
            </w:pPr>
            <w:hyperlink r:id="rId1038" w:history="1">
              <w:r>
                <w:rPr>
                  <w:rStyle w:val="Hyperlink"/>
                  <w:rFonts w:eastAsia="Times New Roman"/>
                </w:rPr>
                <w:t>HU-12: Gestión automática de errores de red y reintentos</w:t>
              </w:r>
            </w:hyperlink>
          </w:p>
        </w:tc>
      </w:tr>
    </w:tbl>
    <w:p w14:paraId="1D037923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93216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4AF9E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62B4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A5A8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2B5A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276FE7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A74FF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B412A5" w14:textId="77777777" w:rsidR="002938D7" w:rsidRDefault="002938D7">
            <w:pPr>
              <w:rPr>
                <w:rFonts w:eastAsia="Times New Roman"/>
              </w:rPr>
            </w:pPr>
            <w:hyperlink r:id="rId103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3C22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F8EB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E39050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0C8C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75B9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63D2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9A79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6F263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83D5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A96E1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5FC543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CE77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C300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89EB2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389E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3879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BBB73C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3504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EA04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156360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E2BEAA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6340A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3EA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Sprint 4: Resiliencia, Sprint 5: </w:t>
            </w:r>
            <w:r>
              <w:rPr>
                <w:rFonts w:eastAsia="Times New Roman"/>
              </w:rPr>
              <w:t>Despliegue en nube, Sprint 5: Despliegue en nube 2</w:t>
            </w:r>
          </w:p>
        </w:tc>
      </w:tr>
      <w:tr w:rsidR="00000000" w14:paraId="3CAA90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D62A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1E62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0|i000wf: </w:t>
            </w:r>
          </w:p>
        </w:tc>
      </w:tr>
    </w:tbl>
    <w:p w14:paraId="76757082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4D0D5D1F">
          <v:rect id="_x0000_i1579" style="width:468pt;height:9pt" o:hralign="center" o:hrstd="t" o:hr="t" fillcolor="#a0a0a0" stroked="f"/>
        </w:pict>
      </w:r>
    </w:p>
    <w:p w14:paraId="126A236A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6F27F0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DD5A79" w14:textId="77777777" w:rsidR="002938D7" w:rsidRDefault="002938D7">
            <w:pPr>
              <w:rPr>
                <w:rFonts w:eastAsia="Times New Roman"/>
              </w:rPr>
            </w:pPr>
            <w:hyperlink r:id="rId1040" w:history="1">
              <w:r>
                <w:rPr>
                  <w:rStyle w:val="Hyperlink"/>
                  <w:rFonts w:eastAsia="Times New Roman"/>
                  <w:b/>
                  <w:bCs/>
                </w:rPr>
                <w:t>HU-12: Gestión automática de errores de red y reintentos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4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SCRUM-145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2E499F1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4BA513F" wp14:editId="4ACB8F57">
                  <wp:extent cx="152400" cy="152400"/>
                  <wp:effectExtent l="0" t="0" r="0" b="0"/>
                  <wp:docPr id="297" name="Picture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[SCRUM-150] </w:t>
            </w:r>
            <w:hyperlink r:id="rId1042" w:history="1">
              <w:r>
                <w:rPr>
                  <w:rStyle w:val="Hyperlink"/>
                  <w:rFonts w:eastAsia="Times New Roman"/>
                </w:rPr>
                <w:t>Implementar asyncio.sleep(2) entre reintentos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21/May/26  Resolved: 21/May/26 </w:t>
            </w:r>
          </w:p>
        </w:tc>
      </w:tr>
      <w:tr w:rsidR="00000000" w14:paraId="01F4557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01010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90FAD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271A79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7F68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DED83D" w14:textId="77777777" w:rsidR="002938D7" w:rsidRDefault="002938D7">
            <w:pPr>
              <w:rPr>
                <w:rFonts w:eastAsia="Times New Roman"/>
              </w:rPr>
            </w:pPr>
            <w:hyperlink r:id="rId104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2E443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B4C9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A6A3B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417D5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F02F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497B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3747D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669A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4D2A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E63261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ED13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155B7B" w14:textId="77777777" w:rsidR="002938D7" w:rsidRDefault="002938D7">
            <w:pPr>
              <w:rPr>
                <w:rFonts w:eastAsia="Times New Roman"/>
              </w:rPr>
            </w:pPr>
            <w:hyperlink r:id="rId1044" w:history="1">
              <w:r>
                <w:rPr>
                  <w:rStyle w:val="Hyperlink"/>
                  <w:rFonts w:eastAsia="Times New Roman"/>
                </w:rPr>
                <w:t>HU-12: Gestión automática de errores de red y reintentos</w:t>
              </w:r>
            </w:hyperlink>
          </w:p>
        </w:tc>
      </w:tr>
    </w:tbl>
    <w:p w14:paraId="5CB856B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9C4EE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E3334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31DB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BA6D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09E5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CE3267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F54E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BFBD56" w14:textId="77777777" w:rsidR="002938D7" w:rsidRDefault="002938D7">
            <w:pPr>
              <w:rPr>
                <w:rFonts w:eastAsia="Times New Roman"/>
              </w:rPr>
            </w:pPr>
            <w:hyperlink r:id="rId104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CF4EB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0B2D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CD9481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47E2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D29D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F957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A3E0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1807E6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B09E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C570A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12D51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7E22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F647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096EF5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ACAB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3801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9C10A1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68E3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FCD6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DACE6C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957EE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1E32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8988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Sprint 4: Resiliencia, Sprint 5: </w:t>
            </w:r>
            <w:r>
              <w:rPr>
                <w:rFonts w:eastAsia="Times New Roman"/>
              </w:rPr>
              <w:t>Despliegue en nube, Sprint 5: Despliegue en nube 2</w:t>
            </w:r>
          </w:p>
        </w:tc>
      </w:tr>
      <w:tr w:rsidR="00000000" w14:paraId="02329BD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6599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D151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0|i000wn: </w:t>
            </w:r>
          </w:p>
        </w:tc>
      </w:tr>
    </w:tbl>
    <w:p w14:paraId="6A91461E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E46D1F2">
          <v:rect id="_x0000_i1580" style="width:468pt;height:9pt" o:hralign="center" o:hrstd="t" o:hr="t" fillcolor="#a0a0a0" stroked="f"/>
        </w:pict>
      </w:r>
    </w:p>
    <w:p w14:paraId="623BE3E3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FC9A09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25707" w14:textId="77777777" w:rsidR="002938D7" w:rsidRDefault="002938D7">
            <w:pPr>
              <w:rPr>
                <w:rFonts w:eastAsia="Times New Roman"/>
              </w:rPr>
            </w:pPr>
            <w:hyperlink r:id="rId1046" w:history="1">
              <w:r>
                <w:rPr>
                  <w:rStyle w:val="Hyperlink"/>
                  <w:rFonts w:eastAsia="Times New Roman"/>
                  <w:b/>
                  <w:bCs/>
                </w:rPr>
                <w:t>HU-12: Gestión automática de errores de red y reintentos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4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SCRUM-145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4F1800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DF12CD8" wp14:editId="28524518">
                  <wp:extent cx="152400" cy="152400"/>
                  <wp:effectExtent l="0" t="0" r="0" b="0"/>
                  <wp:docPr id="296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[SCRUM-151] </w:t>
            </w:r>
            <w:hyperlink r:id="rId1048" w:history="1">
              <w:r>
                <w:rPr>
                  <w:rStyle w:val="Hyperlink"/>
                  <w:rFonts w:eastAsia="Times New Roman"/>
                </w:rPr>
                <w:t>Implementar UploadSummary con listas separadas de exitosos/fallidos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21/May/26  Resolved: 21/May/26 </w:t>
            </w:r>
          </w:p>
        </w:tc>
      </w:tr>
      <w:tr w:rsidR="00000000" w14:paraId="0A7E39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230AC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61AED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492DF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6000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FCC80A" w14:textId="77777777" w:rsidR="002938D7" w:rsidRDefault="002938D7">
            <w:pPr>
              <w:rPr>
                <w:rFonts w:eastAsia="Times New Roman"/>
              </w:rPr>
            </w:pPr>
            <w:hyperlink r:id="rId104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0151F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A1AAB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1E50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34AF0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7674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6BEC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D1989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E655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62EC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EF023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BFE0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2704CD" w14:textId="77777777" w:rsidR="002938D7" w:rsidRDefault="002938D7">
            <w:pPr>
              <w:rPr>
                <w:rFonts w:eastAsia="Times New Roman"/>
              </w:rPr>
            </w:pPr>
            <w:hyperlink r:id="rId1050" w:history="1">
              <w:r>
                <w:rPr>
                  <w:rStyle w:val="Hyperlink"/>
                  <w:rFonts w:eastAsia="Times New Roman"/>
                </w:rPr>
                <w:t>HU-12: Gestión automática de errores de red y reintentos</w:t>
              </w:r>
            </w:hyperlink>
          </w:p>
        </w:tc>
      </w:tr>
    </w:tbl>
    <w:p w14:paraId="2D9B89C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BE462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018A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2F4B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5F1D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F786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F812B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B385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1EC8F4" w14:textId="77777777" w:rsidR="002938D7" w:rsidRDefault="002938D7">
            <w:pPr>
              <w:rPr>
                <w:rFonts w:eastAsia="Times New Roman"/>
              </w:rPr>
            </w:pPr>
            <w:hyperlink r:id="rId105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1006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E71E4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B07A05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6670C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0153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E525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D42E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776E92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9EEF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46214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83530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DA25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E708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148390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A124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04C0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7B728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C0322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5205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892F7D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2FDFC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3A6DA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8CD6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4: Resiliencia, Sprint 5: Despliegue en nube, Sprint 5: Despliegue en nube 2</w:t>
            </w:r>
          </w:p>
        </w:tc>
      </w:tr>
      <w:tr w:rsidR="00000000" w14:paraId="5045987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BD8A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69B4A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0|i000wv: </w:t>
            </w:r>
          </w:p>
        </w:tc>
      </w:tr>
    </w:tbl>
    <w:p w14:paraId="18F69626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7316F79">
          <v:rect id="_x0000_i1581" style="width:468pt;height:9pt" o:hralign="center" o:hrstd="t" o:hr="t" fillcolor="#a0a0a0" stroked="f"/>
        </w:pict>
      </w:r>
    </w:p>
    <w:p w14:paraId="46EAFAE2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D929BE0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A78A17" w14:textId="77777777" w:rsidR="002938D7" w:rsidRDefault="002938D7">
            <w:pPr>
              <w:rPr>
                <w:rFonts w:eastAsia="Times New Roman"/>
              </w:rPr>
            </w:pPr>
            <w:hyperlink r:id="rId1052" w:history="1">
              <w:r>
                <w:rPr>
                  <w:rStyle w:val="Hyperlink"/>
                  <w:rFonts w:eastAsia="Times New Roman"/>
                  <w:b/>
                  <w:bCs/>
                </w:rPr>
                <w:t>Epic-06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5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96973F7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E8E7948" wp14:editId="7ACF909A">
                  <wp:extent cx="152400" cy="152400"/>
                  <wp:effectExtent l="0" t="0" r="0" b="0"/>
                  <wp:docPr id="295" name="Picture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[SCRUM-165] </w:t>
            </w:r>
            <w:hyperlink r:id="rId1054" w:history="1">
              <w:r>
                <w:rPr>
                  <w:rStyle w:val="Hyperlink"/>
                  <w:rFonts w:eastAsia="Times New Roman"/>
                </w:rPr>
                <w:t>HU-16: Autenticación de acceso mediante Token Institucional de Canvas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Due: 17/May/26  Resolved: 21/May/26 </w:t>
            </w:r>
          </w:p>
        </w:tc>
      </w:tr>
      <w:tr w:rsidR="00000000" w14:paraId="5863EA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72D5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7D92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7DCA78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3184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BE4151" w14:textId="77777777" w:rsidR="002938D7" w:rsidRDefault="002938D7">
            <w:pPr>
              <w:rPr>
                <w:rFonts w:eastAsia="Times New Roman"/>
              </w:rPr>
            </w:pPr>
            <w:hyperlink r:id="rId105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3D0D2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13BD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5916E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C6234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34848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CCF8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35268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7A60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D00B67" w14:textId="77777777" w:rsidR="002938D7" w:rsidRDefault="002938D7">
            <w:pPr>
              <w:rPr>
                <w:rFonts w:eastAsia="Times New Roman"/>
              </w:rPr>
            </w:pPr>
            <w:hyperlink r:id="rId1056" w:tooltip="v4.0" w:history="1">
              <w:r>
                <w:rPr>
                  <w:rStyle w:val="Hyperlink"/>
                  <w:rFonts w:eastAsia="Times New Roman"/>
                </w:rPr>
                <w:t>v4.0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3C070AF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6DA6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A56456" w14:textId="77777777" w:rsidR="002938D7" w:rsidRDefault="002938D7">
            <w:pPr>
              <w:rPr>
                <w:rFonts w:eastAsia="Times New Roman"/>
              </w:rPr>
            </w:pPr>
            <w:hyperlink r:id="rId1057" w:history="1">
              <w:r>
                <w:rPr>
                  <w:rStyle w:val="Hyperlink"/>
                  <w:rFonts w:eastAsia="Times New Roman"/>
                </w:rPr>
                <w:t>Epic-06</w:t>
              </w:r>
            </w:hyperlink>
          </w:p>
        </w:tc>
      </w:tr>
    </w:tbl>
    <w:p w14:paraId="753B6EE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8F486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1A8C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8648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9697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3D2D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218271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E862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1E4C03" w14:textId="77777777" w:rsidR="002938D7" w:rsidRDefault="002938D7">
            <w:pPr>
              <w:rPr>
                <w:rFonts w:eastAsia="Times New Roman"/>
              </w:rPr>
            </w:pPr>
            <w:hyperlink r:id="rId105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56B54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763D3E" w14:textId="77777777" w:rsidR="002938D7" w:rsidRDefault="002938D7">
            <w:pPr>
              <w:rPr>
                <w:rFonts w:eastAsia="Times New Roman"/>
              </w:rPr>
            </w:pPr>
            <w:hyperlink r:id="rId105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74C532C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9FDC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DC95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6A4E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5DFD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E23E87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3A01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505D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Backend, Frontend </w:t>
            </w:r>
          </w:p>
        </w:tc>
      </w:tr>
      <w:tr w:rsidR="00000000" w14:paraId="46AFCA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99D8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24B34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FE6B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7E77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26C6A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EB16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D89D7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1E74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6017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C10778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38E1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2B02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FF9B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EEE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EC60D0C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9E3CD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EF56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77"/>
              <w:gridCol w:w="1850"/>
              <w:gridCol w:w="1087"/>
              <w:gridCol w:w="1422"/>
              <w:gridCol w:w="1263"/>
            </w:tblGrid>
            <w:tr w:rsidR="00000000" w14:paraId="2651B1D8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ECB08B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E1A500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27D574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D89980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29B2E7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2C7415B2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7206A8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60" w:history="1">
                    <w:r>
                      <w:rPr>
                        <w:rStyle w:val="Hyperlink"/>
                        <w:rFonts w:eastAsia="Times New Roman"/>
                      </w:rPr>
                      <w:t>SCRUM-167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1A4C78B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61" w:history="1">
                    <w:r>
                      <w:rPr>
                        <w:rStyle w:val="Hyperlink"/>
                        <w:rFonts w:eastAsia="Times New Roman"/>
                      </w:rPr>
                      <w:t>Construir el componente LoginPage.tsx...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987DFE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CA6B5C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22979677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Charles   </w:t>
                  </w:r>
                </w:p>
              </w:tc>
            </w:tr>
            <w:tr w:rsidR="00000000" w14:paraId="2C262F18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C71058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62" w:history="1">
                    <w:r>
                      <w:rPr>
                        <w:rStyle w:val="Hyperlink"/>
                        <w:rFonts w:eastAsia="Times New Roman"/>
                      </w:rPr>
                      <w:t>SCRUM-168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6EF2C1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63" w:history="1">
                    <w:r>
                      <w:rPr>
                        <w:rStyle w:val="Hyperlink"/>
                        <w:rFonts w:eastAsia="Times New Roman"/>
                      </w:rPr>
                      <w:t>Crear el controlador AuthRouter en Fa...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07C6DC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08BBD2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BE3C5C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Charles   </w:t>
                  </w:r>
                </w:p>
              </w:tc>
            </w:tr>
            <w:tr w:rsidR="00000000" w14:paraId="77DC73E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FE9651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64" w:history="1">
                    <w:r>
                      <w:rPr>
                        <w:rStyle w:val="Hyperlink"/>
                        <w:rFonts w:eastAsia="Times New Roman"/>
                      </w:rPr>
                      <w:t>SCRUM-169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7D8E89E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65" w:history="1">
                    <w:r>
                      <w:rPr>
                        <w:rStyle w:val="Hyperlink"/>
                        <w:rFonts w:eastAsia="Times New Roman"/>
                      </w:rPr>
                      <w:t>Implementar el patrón de diseño para 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760E27E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DDE79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E0A9AAA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Charles   </w:t>
                  </w:r>
                </w:p>
              </w:tc>
            </w:tr>
            <w:tr w:rsidR="00000000" w14:paraId="5C7E1DEA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F57406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66" w:history="1">
                    <w:r>
                      <w:rPr>
                        <w:rStyle w:val="Hyperlink"/>
                        <w:rFonts w:eastAsia="Times New Roman"/>
                      </w:rPr>
                      <w:t>SCRUM-170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14EA761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67" w:history="1">
                    <w:r>
                      <w:rPr>
                        <w:rStyle w:val="Hyperlink"/>
                        <w:rFonts w:eastAsia="Times New Roman"/>
                      </w:rPr>
                      <w:t>Configurar un interceptor en Axios (e...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17806A9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4A453B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F2D6B6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Charles   </w:t>
                  </w:r>
                </w:p>
              </w:tc>
            </w:tr>
          </w:tbl>
          <w:p w14:paraId="6D4E8F7E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BCEA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5A58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1481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353F00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87BB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2FC9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3 </w:t>
            </w:r>
          </w:p>
        </w:tc>
      </w:tr>
      <w:tr w:rsidR="00000000" w14:paraId="760FA7D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F3F6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3EE62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0|i000zz: </w:t>
            </w:r>
          </w:p>
        </w:tc>
      </w:tr>
    </w:tbl>
    <w:p w14:paraId="51A6450F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16D321F2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2B43094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5B89FB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CC9EFD2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7C2FE14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219E4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utilizar mi </w:t>
            </w:r>
            <w:r>
              <w:rPr>
                <w:rStyle w:val="Emphasis"/>
              </w:rPr>
              <w:t>token</w:t>
            </w:r>
            <w:r>
              <w:t xml:space="preserve"> de acceso personal </w:t>
            </w:r>
            <w:r>
              <w:t xml:space="preserve">de Canvas LMS como credencial de ingreso a la aplicación web,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>garantizar que el sistema valide mi identidad institucional, ejecute los despliegues bajo mis permisos de administrador y mantenga el entorno seguro sin necesidad de gestionar nuevas contraseñas.</w:t>
            </w:r>
          </w:p>
          <w:p w14:paraId="2DA8080F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224A0530" w14:textId="77777777" w:rsidR="002938D7" w:rsidRDefault="002938D7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Interfaz de Login:</w:t>
            </w:r>
            <w:r>
              <w:rPr>
                <w:rFonts w:eastAsia="Times New Roman"/>
              </w:rPr>
              <w:t xml:space="preserve"> El sistema debe presentar una pantalla inicial que solicite exclusivamente el </w:t>
            </w:r>
            <w:r>
              <w:rPr>
                <w:rStyle w:val="Emphasis"/>
                <w:rFonts w:eastAsia="Times New Roman"/>
              </w:rPr>
              <w:t>Token Bearer</w:t>
            </w:r>
            <w:r>
              <w:rPr>
                <w:rFonts w:eastAsia="Times New Roman"/>
              </w:rPr>
              <w:t xml:space="preserve"> de Canvas LMS antes de permitir el acceso al </w:t>
            </w:r>
            <w:r>
              <w:rPr>
                <w:rStyle w:val="Emphasis"/>
                <w:rFonts w:eastAsia="Times New Roman"/>
              </w:rPr>
              <w:t>wizard</w:t>
            </w:r>
            <w:r>
              <w:rPr>
                <w:rFonts w:eastAsia="Times New Roman"/>
              </w:rPr>
              <w:t xml:space="preserve"> de despliegue.</w:t>
            </w:r>
          </w:p>
          <w:p w14:paraId="0CB5BED5" w14:textId="77777777" w:rsidR="002938D7" w:rsidRDefault="002938D7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Validación contra el LMS: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Al ingresar el </w:t>
            </w:r>
            <w:r>
              <w:rPr>
                <w:rStyle w:val="Emphasis"/>
                <w:rFonts w:eastAsia="Times New Roman"/>
              </w:rPr>
              <w:t>token</w:t>
            </w:r>
            <w:r>
              <w:rPr>
                <w:rFonts w:eastAsia="Times New Roman"/>
              </w:rPr>
              <w:t xml:space="preserve">, el </w:t>
            </w:r>
            <w:r>
              <w:rPr>
                <w:rStyle w:val="Emphasis"/>
                <w:rFonts w:eastAsia="Times New Roman"/>
              </w:rPr>
              <w:t>backend</w:t>
            </w:r>
            <w:r>
              <w:rPr>
                <w:rFonts w:eastAsia="Times New Roman"/>
              </w:rPr>
              <w:t xml:space="preserve"> debe realizar una petición de prueba al </w:t>
            </w:r>
            <w:r>
              <w:rPr>
                <w:rStyle w:val="Emphasis"/>
                <w:rFonts w:eastAsia="Times New Roman"/>
              </w:rPr>
              <w:t>endpoint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Typewriter"/>
              </w:rPr>
              <w:t>/users/self</w:t>
            </w:r>
            <w:r>
              <w:rPr>
                <w:rFonts w:eastAsia="Times New Roman"/>
              </w:rPr>
              <w:t xml:space="preserve"> de Canvas. Si la respuesta es HTTP 200 (OK), el acceso es concedido.</w:t>
            </w:r>
          </w:p>
          <w:p w14:paraId="3366B44A" w14:textId="77777777" w:rsidR="002938D7" w:rsidRDefault="002938D7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Manejo de Errores (401):</w:t>
            </w:r>
            <w:r>
              <w:rPr>
                <w:rFonts w:eastAsia="Times New Roman"/>
              </w:rPr>
              <w:t xml:space="preserve"> Si el </w:t>
            </w:r>
            <w:r>
              <w:rPr>
                <w:rStyle w:val="Emphasis"/>
                <w:rFonts w:eastAsia="Times New Roman"/>
              </w:rPr>
              <w:t>token</w:t>
            </w:r>
            <w:r>
              <w:rPr>
                <w:rFonts w:eastAsia="Times New Roman"/>
              </w:rPr>
              <w:t xml:space="preserve"> es inválido, ha expirado o carece de permisos, el sistema debe bloquear el acceso y mostrar un mensaje de error claro en la interfaz (HTTP 401 Unauthorized).</w:t>
            </w:r>
          </w:p>
          <w:p w14:paraId="061F5C98" w14:textId="77777777" w:rsidR="002938D7" w:rsidRDefault="002938D7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Gestión de Sesión:</w:t>
            </w:r>
            <w:r>
              <w:rPr>
                <w:rFonts w:eastAsia="Times New Roman"/>
              </w:rPr>
              <w:t xml:space="preserve"> Tras una validación exitosa, el sistema debe generar un identificador de sesión temporal (</w:t>
            </w:r>
            <w:r>
              <w:rPr>
                <w:rStyle w:val="HTMLTypewriter"/>
              </w:rPr>
              <w:t>X-Session-ID</w:t>
            </w:r>
            <w:r>
              <w:rPr>
                <w:rFonts w:eastAsia="Times New Roman"/>
              </w:rPr>
              <w:t xml:space="preserve">) gestionado por el </w:t>
            </w:r>
            <w:r>
              <w:rPr>
                <w:rStyle w:val="HTMLTypewriter"/>
              </w:rPr>
              <w:t>SessionManager</w:t>
            </w:r>
            <w:r>
              <w:rPr>
                <w:rFonts w:eastAsia="Times New Roman"/>
              </w:rPr>
              <w:t xml:space="preserve"> en memoria, evitando almacenar el </w:t>
            </w:r>
            <w:r>
              <w:rPr>
                <w:rStyle w:val="Emphasis"/>
                <w:rFonts w:eastAsia="Times New Roman"/>
              </w:rPr>
              <w:t>token</w:t>
            </w:r>
            <w:r>
              <w:rPr>
                <w:rFonts w:eastAsia="Times New Roman"/>
              </w:rPr>
              <w:t xml:space="preserve"> original en texto plano en la base de datos o en el código fuente.</w:t>
            </w:r>
          </w:p>
        </w:tc>
      </w:tr>
    </w:tbl>
    <w:p w14:paraId="53E315A6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7EB4ECC">
          <v:rect id="_x0000_i1582" style="width:468pt;height:9pt" o:hralign="center" o:hrstd="t" o:hr="t" fillcolor="#a0a0a0" stroked="f"/>
        </w:pict>
      </w:r>
    </w:p>
    <w:p w14:paraId="49C250A7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BF10EF0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9CFE38" w14:textId="77777777" w:rsidR="002938D7" w:rsidRDefault="002938D7">
            <w:pPr>
              <w:rPr>
                <w:rFonts w:eastAsia="Times New Roman"/>
              </w:rPr>
            </w:pPr>
            <w:hyperlink r:id="rId1068" w:history="1">
              <w:r>
                <w:rPr>
                  <w:rStyle w:val="Hyperlink"/>
                  <w:rFonts w:eastAsia="Times New Roman"/>
                  <w:b/>
                  <w:bCs/>
                </w:rPr>
                <w:t>Epic-06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69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SCRUM-27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7D1853C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93A9C7B" wp14:editId="0892199E">
                  <wp:extent cx="152400" cy="152400"/>
                  <wp:effectExtent l="0" t="0" r="0" b="0"/>
                  <wp:docPr id="294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[SCRUM-166] </w:t>
            </w:r>
            <w:hyperlink r:id="rId1070" w:history="1">
              <w:r>
                <w:rPr>
                  <w:rStyle w:val="Hyperlink"/>
                  <w:rFonts w:eastAsia="Times New Roman"/>
                </w:rPr>
                <w:t xml:space="preserve">HU-17: </w:t>
              </w:r>
              <w:r>
                <w:rPr>
                  <w:rStyle w:val="Hyperlink"/>
                  <w:rFonts w:eastAsia="Times New Roman"/>
                </w:rPr>
                <w:t>Pipeline CI/CD y Despliegue continuo en la Nube (Render y Vercel)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Due: 17/May/26  Resolved: 21/May/26 </w:t>
            </w:r>
          </w:p>
        </w:tc>
      </w:tr>
      <w:tr w:rsidR="00000000" w14:paraId="50BBE9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D6D3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72EB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F45FB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EF81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3CA300" w14:textId="77777777" w:rsidR="002938D7" w:rsidRDefault="002938D7">
            <w:pPr>
              <w:rPr>
                <w:rFonts w:eastAsia="Times New Roman"/>
              </w:rPr>
            </w:pPr>
            <w:hyperlink r:id="rId107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BC4DD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C21F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31F6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F4047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61D77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94384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505771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15F4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47F817" w14:textId="77777777" w:rsidR="002938D7" w:rsidRDefault="002938D7">
            <w:pPr>
              <w:rPr>
                <w:rFonts w:eastAsia="Times New Roman"/>
              </w:rPr>
            </w:pPr>
            <w:hyperlink r:id="rId1072" w:tooltip="v4.0" w:history="1">
              <w:r>
                <w:rPr>
                  <w:rStyle w:val="Hyperlink"/>
                  <w:rFonts w:eastAsia="Times New Roman"/>
                </w:rPr>
                <w:t>v4.0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202A9D9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B603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AA3E72" w14:textId="77777777" w:rsidR="002938D7" w:rsidRDefault="002938D7">
            <w:pPr>
              <w:rPr>
                <w:rFonts w:eastAsia="Times New Roman"/>
              </w:rPr>
            </w:pPr>
            <w:hyperlink r:id="rId1073" w:history="1">
              <w:r>
                <w:rPr>
                  <w:rStyle w:val="Hyperlink"/>
                  <w:rFonts w:eastAsia="Times New Roman"/>
                </w:rPr>
                <w:t>Epic-06</w:t>
              </w:r>
            </w:hyperlink>
          </w:p>
        </w:tc>
      </w:tr>
    </w:tbl>
    <w:p w14:paraId="1DEB8AB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C2AF2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3523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8FDA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Feature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CFCC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E299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1F247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A4E3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C2F845" w14:textId="77777777" w:rsidR="002938D7" w:rsidRDefault="002938D7">
            <w:pPr>
              <w:rPr>
                <w:rFonts w:eastAsia="Times New Roman"/>
              </w:rPr>
            </w:pPr>
            <w:hyperlink r:id="rId107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BB6A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04A31C" w14:textId="77777777" w:rsidR="002938D7" w:rsidRDefault="002938D7">
            <w:pPr>
              <w:rPr>
                <w:rFonts w:eastAsia="Times New Roman"/>
              </w:rPr>
            </w:pPr>
            <w:hyperlink r:id="rId107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5A0F5B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A854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55EE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060E6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6404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E0881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308C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8AC73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Backend </w:t>
            </w:r>
          </w:p>
        </w:tc>
      </w:tr>
      <w:tr w:rsidR="00000000" w14:paraId="0ADB728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6028B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06CA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9078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6272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2FCFB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C665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36E7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5A05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94368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ED3FB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515C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45E8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E3CF2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8FE1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55806A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C5DD3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04009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77"/>
              <w:gridCol w:w="1850"/>
              <w:gridCol w:w="1087"/>
              <w:gridCol w:w="1422"/>
              <w:gridCol w:w="1263"/>
            </w:tblGrid>
            <w:tr w:rsidR="00000000" w14:paraId="61787636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D96BAF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A8EFB48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A4ACE6D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2DDFA3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8D43EC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 w14:paraId="7DC40A2F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55BD85F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76" w:history="1">
                    <w:r>
                      <w:rPr>
                        <w:rStyle w:val="Hyperlink"/>
                        <w:rFonts w:eastAsia="Times New Roman"/>
                      </w:rPr>
                      <w:t>SCRUM-171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F889DC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77" w:history="1">
                    <w:r>
                      <w:rPr>
                        <w:rStyle w:val="Hyperlink"/>
                        <w:rFonts w:eastAsia="Times New Roman"/>
                      </w:rPr>
                      <w:t>Escribir el archivo ci.yml en .github...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71A09B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CF3F905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6A4DD22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Charles   </w:t>
                  </w:r>
                </w:p>
              </w:tc>
            </w:tr>
            <w:tr w:rsidR="00000000" w14:paraId="4186BB04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4C7AD0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78" w:history="1">
                    <w:r>
                      <w:rPr>
                        <w:rStyle w:val="Hyperlink"/>
                        <w:rFonts w:eastAsia="Times New Roman"/>
                      </w:rPr>
                      <w:t>SCRUM-172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B46AEDA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79" w:history="1">
                    <w:r>
                      <w:rPr>
                        <w:rStyle w:val="Hyperlink"/>
                        <w:rFonts w:eastAsia="Times New Roman"/>
                      </w:rPr>
                      <w:t>Crear el archivo render.yaml (Infraes...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1AEC6F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913256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1E8DD08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Charles   </w:t>
                  </w:r>
                </w:p>
              </w:tc>
            </w:tr>
            <w:tr w:rsidR="00000000" w14:paraId="1623FFAA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8C163B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80" w:history="1">
                    <w:r>
                      <w:rPr>
                        <w:rStyle w:val="Hyperlink"/>
                        <w:rFonts w:eastAsia="Times New Roman"/>
                      </w:rPr>
                      <w:t>SCRUM-173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E1B4676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81" w:history="1">
                    <w:r>
                      <w:rPr>
                        <w:rStyle w:val="Hyperlink"/>
                        <w:rFonts w:eastAsia="Times New Roman"/>
                      </w:rPr>
                      <w:t>Ajustar el main.py de FastAPI para ag...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76AF4AF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D39B2E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6991B6F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Charles   </w:t>
                  </w:r>
                </w:p>
              </w:tc>
            </w:tr>
            <w:tr w:rsidR="00000000" w14:paraId="0979028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E13D480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82" w:history="1">
                    <w:r>
                      <w:rPr>
                        <w:rStyle w:val="Hyperlink"/>
                        <w:rFonts w:eastAsia="Times New Roman"/>
                      </w:rPr>
                      <w:t>SCRUM-174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59CC3819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83" w:history="1">
                    <w:r>
                      <w:rPr>
                        <w:rStyle w:val="Hyperlink"/>
                        <w:rFonts w:eastAsia="Times New Roman"/>
                      </w:rPr>
                      <w:t>Configurar los webhooks y variables d...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A90EBD4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4B3E833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34DFD19B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Charles   </w:t>
                  </w:r>
                </w:p>
              </w:tc>
            </w:tr>
            <w:tr w:rsidR="00000000" w14:paraId="1E7DEE10" w14:textId="77777777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2619E27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84" w:history="1">
                    <w:r>
                      <w:rPr>
                        <w:rStyle w:val="Hyperlink"/>
                        <w:rFonts w:eastAsia="Times New Roman"/>
                      </w:rPr>
                      <w:t>SCRUM-175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75FCF3BD" w14:textId="77777777" w:rsidR="002938D7" w:rsidRDefault="002938D7">
                  <w:pPr>
                    <w:rPr>
                      <w:rFonts w:eastAsia="Times New Roman"/>
                    </w:rPr>
                  </w:pPr>
                  <w:hyperlink r:id="rId1085" w:history="1">
                    <w:r>
                      <w:rPr>
                        <w:rStyle w:val="Hyperlink"/>
                        <w:rFonts w:eastAsia="Times New Roman"/>
                      </w:rPr>
                      <w:t>Ajustar el empaquetado de Vite y elim...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41F9500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4AA3C471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Finalizado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14:paraId="07B3F9AC" w14:textId="77777777" w:rsidR="002938D7" w:rsidRDefault="002938D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Charles   </w:t>
                  </w:r>
                </w:p>
              </w:tc>
            </w:tr>
          </w:tbl>
          <w:p w14:paraId="6022A697" w14:textId="77777777" w:rsidR="002938D7" w:rsidRDefault="002938D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D7B3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8153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7F47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1608D7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1C3C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Story point estimate: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46968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  <w:tr w:rsidR="00000000" w14:paraId="32246F2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427D1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C5A3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0|i00107: </w:t>
            </w:r>
          </w:p>
        </w:tc>
      </w:tr>
    </w:tbl>
    <w:p w14:paraId="3AC9D096" w14:textId="77777777" w:rsidR="002938D7" w:rsidRDefault="002938D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41991BB5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B53F005" w14:textId="77777777" w:rsidR="002938D7" w:rsidRDefault="002938D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E2BCE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9C8B8A3" w14:textId="77777777" w:rsidR="002938D7" w:rsidRDefault="002938D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7E1DF914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5FFC71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Como/Quiero/Para:</w:t>
            </w:r>
            <w:r>
              <w:br/>
            </w:r>
            <w:r>
              <w:rPr>
                <w:b/>
                <w:bCs/>
                <w:color w:val="FF991F"/>
              </w:rPr>
              <w:t>Como</w:t>
            </w:r>
            <w:r>
              <w:t xml:space="preserve"> Analista de Ambientes de Aprendizaje, </w:t>
            </w:r>
            <w:r>
              <w:rPr>
                <w:b/>
                <w:bCs/>
                <w:color w:val="FF991F"/>
              </w:rPr>
              <w:t>quiero</w:t>
            </w:r>
            <w:r>
              <w:rPr>
                <w:color w:val="FF991F"/>
              </w:rPr>
              <w:t xml:space="preserve"> </w:t>
            </w:r>
            <w:r>
              <w:t xml:space="preserve">acceder al sistema a través de URLs públicas e institucionales mediante mi navegador web, </w:t>
            </w:r>
            <w:r>
              <w:rPr>
                <w:b/>
                <w:bCs/>
                <w:color w:val="FF991F"/>
              </w:rPr>
              <w:t>para</w:t>
            </w:r>
            <w:r>
              <w:rPr>
                <w:color w:val="FF991F"/>
              </w:rPr>
              <w:t xml:space="preserve"> </w:t>
            </w:r>
            <w:r>
              <w:t xml:space="preserve">operar la automatización del montaje de Aulas </w:t>
            </w:r>
            <w:r>
              <w:t>Máster sin depender de la ejecución de código fuente en mi entorno local, asegurando disponibilidad permanente.</w:t>
            </w:r>
          </w:p>
          <w:p w14:paraId="41642982" w14:textId="77777777" w:rsidR="002938D7" w:rsidRDefault="002938D7">
            <w:pPr>
              <w:pStyle w:val="NormalWeb"/>
            </w:pPr>
            <w:r>
              <w:rPr>
                <w:b/>
                <w:bCs/>
                <w:color w:val="4C9AFF"/>
              </w:rPr>
              <w:t>Criterios de Aceptación:</w:t>
            </w:r>
          </w:p>
          <w:p w14:paraId="3A992B61" w14:textId="77777777" w:rsidR="002938D7" w:rsidRDefault="002938D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Despliegue del Frontend:</w:t>
            </w:r>
            <w:r>
              <w:rPr>
                <w:rFonts w:eastAsia="Times New Roman"/>
              </w:rPr>
              <w:t xml:space="preserve"> La aplicación React/Vite debe estar desplegada en la red de distribución de Vercel, accesible vía HTTPS y configurada para manejar el enrutamiento SPA (Single Page Application).</w:t>
            </w:r>
          </w:p>
          <w:p w14:paraId="21220933" w14:textId="77777777" w:rsidR="002938D7" w:rsidRDefault="002938D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Despliegue del Backend:</w:t>
            </w:r>
            <w:r>
              <w:rPr>
                <w:rFonts w:eastAsia="Times New Roman"/>
              </w:rPr>
              <w:t xml:space="preserve"> La API de FastAPI debe estar desplegada en el entorno de Render (PaaS), accesible vía HTTPS, y exponiendo correctamente el </w:t>
            </w:r>
            <w:r>
              <w:rPr>
                <w:rStyle w:val="Emphasis"/>
                <w:rFonts w:eastAsia="Times New Roman"/>
              </w:rPr>
              <w:t>endpoint</w:t>
            </w:r>
            <w:r>
              <w:rPr>
                <w:rFonts w:eastAsia="Times New Roman"/>
              </w:rPr>
              <w:t xml:space="preserve"> de estado </w:t>
            </w:r>
            <w:r>
              <w:rPr>
                <w:rStyle w:val="HTMLTypewriter"/>
              </w:rPr>
              <w:t>/api/v1/health</w:t>
            </w:r>
            <w:r>
              <w:rPr>
                <w:rFonts w:eastAsia="Times New Roman"/>
              </w:rPr>
              <w:t>.</w:t>
            </w:r>
          </w:p>
          <w:p w14:paraId="31C79EA7" w14:textId="77777777" w:rsidR="002938D7" w:rsidRDefault="002938D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Configuración CORS:</w:t>
            </w:r>
            <w:r>
              <w:rPr>
                <w:rFonts w:eastAsia="Times New Roman"/>
              </w:rPr>
              <w:t xml:space="preserve"> El servidor </w:t>
            </w:r>
            <w:r>
              <w:rPr>
                <w:rStyle w:val="Emphasis"/>
                <w:rFonts w:eastAsia="Times New Roman"/>
              </w:rPr>
              <w:t>backend</w:t>
            </w:r>
            <w:r>
              <w:rPr>
                <w:rFonts w:eastAsia="Times New Roman"/>
              </w:rPr>
              <w:t xml:space="preserve"> debe tener configuradas estrictamente las políticas de CORS (Cross-Origin Resource Sharing) para permitir únicamente peticiones originadas desde el dominio de producción de Vercel, bloqueando otros orígenes.</w:t>
            </w:r>
          </w:p>
          <w:p w14:paraId="521E3E30" w14:textId="77777777" w:rsidR="002938D7" w:rsidRDefault="002938D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Integración Continua (CI):</w:t>
            </w:r>
            <w:r>
              <w:rPr>
                <w:rFonts w:eastAsia="Times New Roman"/>
              </w:rPr>
              <w:t xml:space="preserve"> Debe existir un flujo de trabajo de GitHub Actions (</w:t>
            </w:r>
            <w:r>
              <w:rPr>
                <w:rStyle w:val="HTMLTypewriter"/>
              </w:rPr>
              <w:t>ci.yml</w:t>
            </w:r>
            <w:r>
              <w:rPr>
                <w:rFonts w:eastAsia="Times New Roman"/>
              </w:rPr>
              <w:t xml:space="preserve">) que se dispare en cada </w:t>
            </w:r>
            <w:r>
              <w:rPr>
                <w:rStyle w:val="Emphasis"/>
                <w:rFonts w:eastAsia="Times New Roman"/>
              </w:rPr>
              <w:t>push</w:t>
            </w:r>
            <w:r>
              <w:rPr>
                <w:rFonts w:eastAsia="Times New Roman"/>
              </w:rPr>
              <w:t xml:space="preserve"> a la rama </w:t>
            </w:r>
            <w:r>
              <w:rPr>
                <w:rStyle w:val="HTMLTypewriter"/>
              </w:rPr>
              <w:t>main</w:t>
            </w:r>
            <w:r>
              <w:rPr>
                <w:rFonts w:eastAsia="Times New Roman"/>
              </w:rPr>
              <w:t xml:space="preserve">, ejecutando obligatoriamente la suite completa de 434 </w:t>
            </w:r>
            <w:r>
              <w:rPr>
                <w:rStyle w:val="Emphasis"/>
                <w:rFonts w:eastAsia="Times New Roman"/>
              </w:rPr>
              <w:t>tests</w:t>
            </w:r>
            <w:r>
              <w:rPr>
                <w:rFonts w:eastAsia="Times New Roman"/>
              </w:rPr>
              <w:t xml:space="preserve"> unitarios mediante </w:t>
            </w:r>
            <w:r>
              <w:rPr>
                <w:rStyle w:val="HTMLTypewriter"/>
              </w:rPr>
              <w:t>pytest</w:t>
            </w:r>
            <w:r>
              <w:rPr>
                <w:rFonts w:eastAsia="Times New Roman"/>
              </w:rPr>
              <w:t>.</w:t>
            </w:r>
          </w:p>
          <w:p w14:paraId="6D44A940" w14:textId="77777777" w:rsidR="002938D7" w:rsidRDefault="002938D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Gestión de Secretos:</w:t>
            </w:r>
            <w:r>
              <w:rPr>
                <w:rFonts w:eastAsia="Times New Roman"/>
              </w:rPr>
              <w:t xml:space="preserve"> Ninguna variable de entorno sensible debe existir en el control de versiones; deben estar inyectadas directamente en los </w:t>
            </w:r>
            <w:r>
              <w:rPr>
                <w:rStyle w:val="Emphasis"/>
                <w:rFonts w:eastAsia="Times New Roman"/>
              </w:rPr>
              <w:t>Dashboards</w:t>
            </w:r>
            <w:r>
              <w:rPr>
                <w:rFonts w:eastAsia="Times New Roman"/>
              </w:rPr>
              <w:t xml:space="preserve"> de administración de Vercel y Render.</w:t>
            </w:r>
          </w:p>
        </w:tc>
      </w:tr>
    </w:tbl>
    <w:p w14:paraId="5EE965C8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67ED6A55">
          <v:rect id="_x0000_i1583" style="width:468pt;height:9pt" o:hralign="center" o:hrstd="t" o:hr="t" fillcolor="#a0a0a0" stroked="f"/>
        </w:pict>
      </w:r>
    </w:p>
    <w:p w14:paraId="3AF28AB0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5F0188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BF6466" w14:textId="77777777" w:rsidR="002938D7" w:rsidRDefault="002938D7">
            <w:pPr>
              <w:rPr>
                <w:rFonts w:eastAsia="Times New Roman"/>
              </w:rPr>
            </w:pPr>
            <w:hyperlink r:id="rId1086" w:history="1">
              <w:r>
                <w:rPr>
                  <w:rStyle w:val="Hyperlink"/>
                  <w:rFonts w:eastAsia="Times New Roman"/>
                  <w:b/>
                  <w:bCs/>
                </w:rPr>
                <w:t>HU-16: Autenticación de acceso mediante Token Institucional de Canvas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87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SCRUM-165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A7B4418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A1537F7" wp14:editId="3B10C696">
                  <wp:extent cx="152400" cy="152400"/>
                  <wp:effectExtent l="0" t="0" r="0" b="0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[SCRUM-167] </w:t>
            </w:r>
            <w:hyperlink r:id="rId1088" w:history="1">
              <w:r>
                <w:rPr>
                  <w:rStyle w:val="Hyperlink"/>
                  <w:rFonts w:eastAsia="Times New Roman"/>
                </w:rPr>
                <w:t>Construir el componente LoginPage.tsx en el frontend (React) para la captura segura del token.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Resolved: 24/May/26 </w:t>
            </w:r>
          </w:p>
        </w:tc>
      </w:tr>
      <w:tr w:rsidR="00000000" w14:paraId="251C1E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EA85C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1C0C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3BD9F5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CA00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7FCBE3" w14:textId="77777777" w:rsidR="002938D7" w:rsidRDefault="002938D7">
            <w:pPr>
              <w:rPr>
                <w:rFonts w:eastAsia="Times New Roman"/>
              </w:rPr>
            </w:pPr>
            <w:hyperlink r:id="rId1089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641F93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96278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76D0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C7DE0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693E3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853C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32B1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16A6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037F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186D94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D122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3099BD" w14:textId="77777777" w:rsidR="002938D7" w:rsidRDefault="002938D7">
            <w:pPr>
              <w:rPr>
                <w:rFonts w:eastAsia="Times New Roman"/>
              </w:rPr>
            </w:pPr>
            <w:hyperlink r:id="rId1090" w:history="1">
              <w:r>
                <w:rPr>
                  <w:rStyle w:val="Hyperlink"/>
                  <w:rFonts w:eastAsia="Times New Roman"/>
                </w:rPr>
                <w:t>HU-16: Autenticación de acceso mediante Token Institucional de Canvas</w:t>
              </w:r>
            </w:hyperlink>
          </w:p>
        </w:tc>
      </w:tr>
    </w:tbl>
    <w:p w14:paraId="4D49542D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F65DE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2F19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FA536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5D78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D7F1D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5963C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1DAD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9703D6" w14:textId="77777777" w:rsidR="002938D7" w:rsidRDefault="002938D7">
            <w:pPr>
              <w:rPr>
                <w:rFonts w:eastAsia="Times New Roman"/>
              </w:rPr>
            </w:pPr>
            <w:hyperlink r:id="rId109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7B02E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2A5F48" w14:textId="77777777" w:rsidR="002938D7" w:rsidRDefault="002938D7">
            <w:pPr>
              <w:rPr>
                <w:rFonts w:eastAsia="Times New Roman"/>
              </w:rPr>
            </w:pPr>
            <w:hyperlink r:id="rId109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2A7F39E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98F1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719A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4B1A5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3E138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FF49A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DCCD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C844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28EB1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C6C9E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3B78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1BF5CE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2F96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B97B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A51308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5CF9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E5BB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7C08EA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D5CA3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2D790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89E6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5370C5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EEC3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BCF7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0|i0010f: </w:t>
            </w:r>
          </w:p>
        </w:tc>
      </w:tr>
    </w:tbl>
    <w:p w14:paraId="286593FA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0D9F49C1">
          <v:rect id="_x0000_i1584" style="width:468pt;height:9pt" o:hralign="center" o:hrstd="t" o:hr="t" fillcolor="#a0a0a0" stroked="f"/>
        </w:pict>
      </w:r>
    </w:p>
    <w:p w14:paraId="5BEA9BDC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5F19EA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6A300C" w14:textId="77777777" w:rsidR="002938D7" w:rsidRDefault="002938D7">
            <w:pPr>
              <w:rPr>
                <w:rFonts w:eastAsia="Times New Roman"/>
              </w:rPr>
            </w:pPr>
            <w:hyperlink r:id="rId1093" w:history="1">
              <w:r>
                <w:rPr>
                  <w:rStyle w:val="Hyperlink"/>
                  <w:rFonts w:eastAsia="Times New Roman"/>
                  <w:b/>
                  <w:bCs/>
                </w:rPr>
                <w:t>HU-16: Autenticación de acceso mediante Token Institucional de Canvas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94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SCRUM-165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EC21021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2DD1BC0" wp14:editId="677E55C9">
                  <wp:extent cx="152400" cy="152400"/>
                  <wp:effectExtent l="0" t="0" r="0" b="0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[SCRUM-168] </w:t>
            </w:r>
            <w:hyperlink r:id="rId1095" w:history="1">
              <w:r>
                <w:rPr>
                  <w:rStyle w:val="Hyperlink"/>
                  <w:rFonts w:eastAsia="Times New Roman"/>
                </w:rPr>
                <w:t>Crear el controlador AuthRouter en FastAPI para recibir y validar las credenciales.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Resolved: 24/May/26 </w:t>
            </w:r>
          </w:p>
        </w:tc>
      </w:tr>
      <w:tr w:rsidR="00000000" w14:paraId="12B2CE7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6120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3322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394005D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6CA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BED6B7" w14:textId="77777777" w:rsidR="002938D7" w:rsidRDefault="002938D7">
            <w:pPr>
              <w:rPr>
                <w:rFonts w:eastAsia="Times New Roman"/>
              </w:rPr>
            </w:pPr>
            <w:hyperlink r:id="rId1096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159A5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2C0CD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F6C1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ACF17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25A7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8567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1231A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BF58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B69F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B76031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B4BA7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622D70" w14:textId="77777777" w:rsidR="002938D7" w:rsidRDefault="002938D7">
            <w:pPr>
              <w:rPr>
                <w:rFonts w:eastAsia="Times New Roman"/>
              </w:rPr>
            </w:pPr>
            <w:hyperlink r:id="rId1097" w:history="1">
              <w:r>
                <w:rPr>
                  <w:rStyle w:val="Hyperlink"/>
                  <w:rFonts w:eastAsia="Times New Roman"/>
                </w:rPr>
                <w:t>HU-16: Autenticación de acceso mediante Token Institucional de Canvas</w:t>
              </w:r>
            </w:hyperlink>
          </w:p>
        </w:tc>
      </w:tr>
    </w:tbl>
    <w:p w14:paraId="29618EA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DA9EF6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AA7BE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6021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F55B1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B3AAB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E9EE46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51F49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22460F" w14:textId="77777777" w:rsidR="002938D7" w:rsidRDefault="002938D7">
            <w:pPr>
              <w:rPr>
                <w:rFonts w:eastAsia="Times New Roman"/>
              </w:rPr>
            </w:pPr>
            <w:hyperlink r:id="rId109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E6A68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F9DA0" w14:textId="77777777" w:rsidR="002938D7" w:rsidRDefault="002938D7">
            <w:pPr>
              <w:rPr>
                <w:rFonts w:eastAsia="Times New Roman"/>
              </w:rPr>
            </w:pPr>
            <w:hyperlink r:id="rId109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0721C9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AC54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3658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00888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815E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13001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389B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B866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74DA7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BFF4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0DCC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B48FC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EDAC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F5BC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19B2BC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0F0E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9D3F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8EC712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68208D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BDAD9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BA9F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0941097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98D7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96BF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0|i0010n: </w:t>
            </w:r>
          </w:p>
        </w:tc>
      </w:tr>
    </w:tbl>
    <w:p w14:paraId="1F147BD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74ADF355">
          <v:rect id="_x0000_i1585" style="width:468pt;height:9pt" o:hralign="center" o:hrstd="t" o:hr="t" fillcolor="#a0a0a0" stroked="f"/>
        </w:pict>
      </w:r>
    </w:p>
    <w:p w14:paraId="6FDE97C7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B7C8C2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71967E" w14:textId="77777777" w:rsidR="002938D7" w:rsidRDefault="002938D7">
            <w:pPr>
              <w:rPr>
                <w:rFonts w:eastAsia="Times New Roman"/>
              </w:rPr>
            </w:pPr>
            <w:hyperlink r:id="rId1100" w:history="1">
              <w:r>
                <w:rPr>
                  <w:rStyle w:val="Hyperlink"/>
                  <w:rFonts w:eastAsia="Times New Roman"/>
                  <w:b/>
                  <w:bCs/>
                </w:rPr>
                <w:t>HU-16: Autenticación de acceso mediante Token Institucional de Canvas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101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SCRUM-165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25A73A83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05CF29F" wp14:editId="18D4A996">
                  <wp:extent cx="152400" cy="152400"/>
                  <wp:effectExtent l="0" t="0" r="0" b="0"/>
                  <wp:docPr id="291" name="Picture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[SCRUM-169] </w:t>
            </w:r>
            <w:hyperlink r:id="rId1102" w:history="1">
              <w:r>
                <w:rPr>
                  <w:rStyle w:val="Hyperlink"/>
                  <w:rFonts w:eastAsia="Times New Roman"/>
                </w:rPr>
                <w:t>Implementar el patrón de diseño para el SessionManager que mantenga el estado de los tokens activos en la memoria volátil del servidor.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Resolved: 24/May/26 </w:t>
            </w:r>
          </w:p>
        </w:tc>
      </w:tr>
      <w:tr w:rsidR="00000000" w14:paraId="2FB29B4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19A8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6EC61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3AB757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FCBA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813A6F" w14:textId="77777777" w:rsidR="002938D7" w:rsidRDefault="002938D7">
            <w:pPr>
              <w:rPr>
                <w:rFonts w:eastAsia="Times New Roman"/>
              </w:rPr>
            </w:pPr>
            <w:hyperlink r:id="rId1103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53D66F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C51D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0DAD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62857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80A53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4F2AC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1441A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CE43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BC638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FE1B2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B1BC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878AB8" w14:textId="77777777" w:rsidR="002938D7" w:rsidRDefault="002938D7">
            <w:pPr>
              <w:rPr>
                <w:rFonts w:eastAsia="Times New Roman"/>
              </w:rPr>
            </w:pPr>
            <w:hyperlink r:id="rId1104" w:history="1">
              <w:r>
                <w:rPr>
                  <w:rStyle w:val="Hyperlink"/>
                  <w:rFonts w:eastAsia="Times New Roman"/>
                </w:rPr>
                <w:t>HU-16: Autenticación de acceso mediante Token Institucional de Canvas</w:t>
              </w:r>
            </w:hyperlink>
          </w:p>
        </w:tc>
      </w:tr>
    </w:tbl>
    <w:p w14:paraId="609522E9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EC4F1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69269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F9BEC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17B4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7189E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BC7C5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7C77C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0BB2E8" w14:textId="77777777" w:rsidR="002938D7" w:rsidRDefault="002938D7">
            <w:pPr>
              <w:rPr>
                <w:rFonts w:eastAsia="Times New Roman"/>
              </w:rPr>
            </w:pPr>
            <w:hyperlink r:id="rId1105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DB4F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7E9285" w14:textId="77777777" w:rsidR="002938D7" w:rsidRDefault="002938D7">
            <w:pPr>
              <w:rPr>
                <w:rFonts w:eastAsia="Times New Roman"/>
              </w:rPr>
            </w:pPr>
            <w:hyperlink r:id="rId110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608F81A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F8EFA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0F6C6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BF94B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B952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0B6C98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6D546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4B16C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42BE81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5F3B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8AF02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E65961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730D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E9FB9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05886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3AC53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ACD44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F3E0C57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09A0D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C4D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DE92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558CC3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F77E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69C0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0|i0010v: </w:t>
            </w:r>
          </w:p>
        </w:tc>
      </w:tr>
    </w:tbl>
    <w:p w14:paraId="142AB6F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17AA195">
          <v:rect id="_x0000_i1586" style="width:468pt;height:9pt" o:hralign="center" o:hrstd="t" o:hr="t" fillcolor="#a0a0a0" stroked="f"/>
        </w:pict>
      </w:r>
    </w:p>
    <w:p w14:paraId="45B99D89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592072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DD6403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1107" w:history="1">
              <w:r>
                <w:rPr>
                  <w:rStyle w:val="Hyperlink"/>
                  <w:rFonts w:eastAsia="Times New Roman"/>
                  <w:b/>
                  <w:bCs/>
                  <w:lang w:val="es-CO"/>
                </w:rPr>
                <w:t>HU-16: Autenticación de acceso mediante Token Institucional de Canvas</w:t>
              </w:r>
            </w:hyperlink>
            <w:r>
              <w:rPr>
                <w:rFonts w:eastAsia="Times New Roman"/>
                <w:lang w:val="es-CO"/>
              </w:rPr>
              <w:t xml:space="preserve"> </w:t>
            </w:r>
            <w:r>
              <w:rPr>
                <w:rFonts w:eastAsia="Times New Roman"/>
                <w:sz w:val="14"/>
                <w:szCs w:val="14"/>
                <w:lang w:val="es-CO"/>
              </w:rPr>
              <w:t>(</w:t>
            </w:r>
            <w:hyperlink r:id="rId1108" w:history="1">
              <w:r>
                <w:rPr>
                  <w:rStyle w:val="Hyperlink"/>
                  <w:rFonts w:eastAsia="Times New Roman"/>
                  <w:sz w:val="14"/>
                  <w:szCs w:val="14"/>
                  <w:lang w:val="es-CO"/>
                </w:rPr>
                <w:t>SCRUM-165</w:t>
              </w:r>
            </w:hyperlink>
            <w:r>
              <w:rPr>
                <w:rFonts w:eastAsia="Times New Roman"/>
                <w:sz w:val="14"/>
                <w:szCs w:val="14"/>
                <w:lang w:val="es-CO"/>
              </w:rPr>
              <w:t>)</w:t>
            </w:r>
            <w:r>
              <w:rPr>
                <w:rFonts w:eastAsia="Times New Roman"/>
                <w:lang w:val="es-CO"/>
              </w:rPr>
              <w:t xml:space="preserve"> </w:t>
            </w:r>
          </w:p>
          <w:p w14:paraId="5452BFB9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8958C8C" wp14:editId="2C3DB246">
                  <wp:extent cx="152400" cy="152400"/>
                  <wp:effectExtent l="0" t="0" r="0" b="0"/>
                  <wp:docPr id="29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lang w:val="es-CO"/>
              </w:rPr>
              <w:t>[SCRUM-170] </w:t>
            </w:r>
            <w:hyperlink r:id="rId1109" w:history="1">
              <w:r>
                <w:rPr>
                  <w:rStyle w:val="Hyperlink"/>
                  <w:rFonts w:eastAsia="Times New Roman"/>
                  <w:lang w:val="es-CO"/>
                </w:rPr>
                <w:t>Configurar un interceptor en Axios (en api.ts) para inyectar automáticamente el encabezado X-Session-ID en todas las peticiones subsecuentes al backend.</w:t>
              </w:r>
            </w:hyperlink>
            <w:r>
              <w:rPr>
                <w:rFonts w:eastAsia="Times New Roman"/>
                <w:lang w:val="es-CO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Resolved: 24/May/26 </w:t>
            </w:r>
          </w:p>
        </w:tc>
      </w:tr>
      <w:tr w:rsidR="00000000" w14:paraId="461BD8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285E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BFE75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1B4F2A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3CD2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6924C8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1110" w:history="1">
              <w:r>
                <w:rPr>
                  <w:rStyle w:val="Hyperlink"/>
                  <w:rFonts w:eastAsia="Times New Roman"/>
                  <w:lang w:val="es-CO"/>
                </w:rPr>
                <w:t>Automatización de Aulas Máster en Canvas</w:t>
              </w:r>
            </w:hyperlink>
          </w:p>
        </w:tc>
      </w:tr>
      <w:tr w:rsidR="00000000" w14:paraId="36071E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CD12E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5C2B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14796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362F5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C3CAC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37793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68748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4AFA7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01C833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6841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97C2E5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1111" w:history="1">
              <w:r>
                <w:rPr>
                  <w:rStyle w:val="Hyperlink"/>
                  <w:rFonts w:eastAsia="Times New Roman"/>
                  <w:lang w:val="es-CO"/>
                </w:rPr>
                <w:t>HU-16: Autenticación de acceso mediante Token Institucional de Canvas</w:t>
              </w:r>
            </w:hyperlink>
          </w:p>
        </w:tc>
      </w:tr>
    </w:tbl>
    <w:p w14:paraId="20E38FE8" w14:textId="77777777" w:rsidR="002938D7" w:rsidRDefault="002938D7">
      <w:pPr>
        <w:rPr>
          <w:rFonts w:eastAsia="Times New Roman"/>
          <w:lang w:val="es-CO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C4F205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147B7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D1695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C1D6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5ABE9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5858C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998AB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6C77B5" w14:textId="77777777" w:rsidR="002938D7" w:rsidRDefault="002938D7">
            <w:pPr>
              <w:rPr>
                <w:rFonts w:eastAsia="Times New Roman"/>
              </w:rPr>
            </w:pPr>
            <w:hyperlink r:id="rId1112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394F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9A463D" w14:textId="77777777" w:rsidR="002938D7" w:rsidRDefault="002938D7">
            <w:pPr>
              <w:rPr>
                <w:rFonts w:eastAsia="Times New Roman"/>
              </w:rPr>
            </w:pPr>
            <w:hyperlink r:id="rId111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2215F48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5B566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0E420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07B8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3046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7884E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52F0A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E6278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FCED2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4A7EF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F4F7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EA4AE6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69E35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42CC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F1918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C40FC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EBF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0D89F08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73C75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59987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3A43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1858C30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6288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28628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0|i00113: </w:t>
            </w:r>
          </w:p>
        </w:tc>
      </w:tr>
    </w:tbl>
    <w:p w14:paraId="203DB30D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5ECF1FB">
          <v:rect id="_x0000_i1587" style="width:468pt;height:9pt" o:hralign="center" o:hrstd="t" o:hr="t" fillcolor="#a0a0a0" stroked="f"/>
        </w:pict>
      </w:r>
    </w:p>
    <w:p w14:paraId="7A0AC5F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6C5506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595476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1114" w:history="1">
              <w:r>
                <w:rPr>
                  <w:rStyle w:val="Hyperlink"/>
                  <w:rFonts w:eastAsia="Times New Roman"/>
                  <w:b/>
                  <w:bCs/>
                  <w:lang w:val="es-CO"/>
                </w:rPr>
                <w:t>HU-17: Pipeline CI/CD y Despliegue continuo en la Nube (Render y Vercel)</w:t>
              </w:r>
            </w:hyperlink>
            <w:r>
              <w:rPr>
                <w:rFonts w:eastAsia="Times New Roman"/>
                <w:lang w:val="es-CO"/>
              </w:rPr>
              <w:t xml:space="preserve"> </w:t>
            </w:r>
            <w:r>
              <w:rPr>
                <w:rFonts w:eastAsia="Times New Roman"/>
                <w:sz w:val="14"/>
                <w:szCs w:val="14"/>
                <w:lang w:val="es-CO"/>
              </w:rPr>
              <w:t>(</w:t>
            </w:r>
            <w:hyperlink r:id="rId1115" w:history="1">
              <w:r>
                <w:rPr>
                  <w:rStyle w:val="Hyperlink"/>
                  <w:rFonts w:eastAsia="Times New Roman"/>
                  <w:sz w:val="14"/>
                  <w:szCs w:val="14"/>
                  <w:lang w:val="es-CO"/>
                </w:rPr>
                <w:t>SCRUM-166</w:t>
              </w:r>
            </w:hyperlink>
            <w:r>
              <w:rPr>
                <w:rFonts w:eastAsia="Times New Roman"/>
                <w:sz w:val="14"/>
                <w:szCs w:val="14"/>
                <w:lang w:val="es-CO"/>
              </w:rPr>
              <w:t>)</w:t>
            </w:r>
            <w:r>
              <w:rPr>
                <w:rFonts w:eastAsia="Times New Roman"/>
                <w:lang w:val="es-CO"/>
              </w:rPr>
              <w:t xml:space="preserve"> </w:t>
            </w:r>
          </w:p>
          <w:p w14:paraId="2009E5E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E0C201E" wp14:editId="32391B5B">
                  <wp:extent cx="152400" cy="152400"/>
                  <wp:effectExtent l="0" t="0" r="0" b="0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lang w:val="es-CO"/>
              </w:rPr>
              <w:t>[SCRUM-171] </w:t>
            </w:r>
            <w:hyperlink r:id="rId1116" w:history="1">
              <w:r>
                <w:rPr>
                  <w:rStyle w:val="Hyperlink"/>
                  <w:rFonts w:eastAsia="Times New Roman"/>
                  <w:lang w:val="es-CO"/>
                </w:rPr>
                <w:t>Escribir el archivo ci.yml en .github/workflows con los jobs paralelos de verificación (Python pytest y Node.js build).</w:t>
              </w:r>
            </w:hyperlink>
            <w:r>
              <w:rPr>
                <w:rFonts w:eastAsia="Times New Roman"/>
                <w:lang w:val="es-CO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Resolved: 24/May/26 </w:t>
            </w:r>
          </w:p>
        </w:tc>
      </w:tr>
      <w:tr w:rsidR="00000000" w14:paraId="5351B8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AAE4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119A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A772D1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19430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2D85EA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1117" w:history="1">
              <w:r>
                <w:rPr>
                  <w:rStyle w:val="Hyperlink"/>
                  <w:rFonts w:eastAsia="Times New Roman"/>
                  <w:lang w:val="es-CO"/>
                </w:rPr>
                <w:t>Automatización de Aulas Máster en Canvas</w:t>
              </w:r>
            </w:hyperlink>
          </w:p>
        </w:tc>
      </w:tr>
      <w:tr w:rsidR="00000000" w14:paraId="0F7980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098A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110F0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3FB4E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36AD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9EF3C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35363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06D2F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D902F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5E3F3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0E68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C1CD0A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1118" w:history="1">
              <w:r>
                <w:rPr>
                  <w:rStyle w:val="Hyperlink"/>
                  <w:rFonts w:eastAsia="Times New Roman"/>
                  <w:lang w:val="es-CO"/>
                </w:rPr>
                <w:t>HU-17: Pipeline CI/CD y Despliegue continuo en la Nube (Render y Vercel)</w:t>
              </w:r>
            </w:hyperlink>
          </w:p>
        </w:tc>
      </w:tr>
    </w:tbl>
    <w:p w14:paraId="1501E499" w14:textId="77777777" w:rsidR="002938D7" w:rsidRDefault="002938D7">
      <w:pPr>
        <w:rPr>
          <w:rFonts w:eastAsia="Times New Roman"/>
          <w:lang w:val="es-CO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5B0EA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AB8CA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40096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B4D43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3DECC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CB0FE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14AB6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01175E" w14:textId="77777777" w:rsidR="002938D7" w:rsidRDefault="002938D7">
            <w:pPr>
              <w:rPr>
                <w:rFonts w:eastAsia="Times New Roman"/>
              </w:rPr>
            </w:pPr>
            <w:hyperlink r:id="rId1119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EA2F6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29CD2E" w14:textId="77777777" w:rsidR="002938D7" w:rsidRDefault="002938D7">
            <w:pPr>
              <w:rPr>
                <w:rFonts w:eastAsia="Times New Roman"/>
              </w:rPr>
            </w:pPr>
            <w:hyperlink r:id="rId112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7156C3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2FCFA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3E8E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E3A02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8340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9780F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89E07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746C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E15F2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FAE9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CB5F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D7086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0183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1ED22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BCDA9C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E8550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13B9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BF6F90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86C3F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BB80A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43E9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436FA2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DF14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27A19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0|i0011b: </w:t>
            </w:r>
          </w:p>
        </w:tc>
      </w:tr>
    </w:tbl>
    <w:p w14:paraId="2CC691F5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53DB40A8">
          <v:rect id="_x0000_i1588" style="width:468pt;height:9pt" o:hralign="center" o:hrstd="t" o:hr="t" fillcolor="#a0a0a0" stroked="f"/>
        </w:pict>
      </w:r>
    </w:p>
    <w:p w14:paraId="58DA2FE8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656EB1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6CB132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1121" w:history="1">
              <w:r>
                <w:rPr>
                  <w:rStyle w:val="Hyperlink"/>
                  <w:rFonts w:eastAsia="Times New Roman"/>
                  <w:b/>
                  <w:bCs/>
                  <w:lang w:val="es-CO"/>
                </w:rPr>
                <w:t>HU-17: Pipeline CI/CD y Despliegue continuo en la Nube (Render y Vercel)</w:t>
              </w:r>
            </w:hyperlink>
            <w:r>
              <w:rPr>
                <w:rFonts w:eastAsia="Times New Roman"/>
                <w:lang w:val="es-CO"/>
              </w:rPr>
              <w:t xml:space="preserve"> </w:t>
            </w:r>
            <w:r>
              <w:rPr>
                <w:rFonts w:eastAsia="Times New Roman"/>
                <w:sz w:val="14"/>
                <w:szCs w:val="14"/>
                <w:lang w:val="es-CO"/>
              </w:rPr>
              <w:t>(</w:t>
            </w:r>
            <w:hyperlink r:id="rId1122" w:history="1">
              <w:r>
                <w:rPr>
                  <w:rStyle w:val="Hyperlink"/>
                  <w:rFonts w:eastAsia="Times New Roman"/>
                  <w:sz w:val="14"/>
                  <w:szCs w:val="14"/>
                  <w:lang w:val="es-CO"/>
                </w:rPr>
                <w:t>SCRUM-166</w:t>
              </w:r>
            </w:hyperlink>
            <w:r>
              <w:rPr>
                <w:rFonts w:eastAsia="Times New Roman"/>
                <w:sz w:val="14"/>
                <w:szCs w:val="14"/>
                <w:lang w:val="es-CO"/>
              </w:rPr>
              <w:t>)</w:t>
            </w:r>
            <w:r>
              <w:rPr>
                <w:rFonts w:eastAsia="Times New Roman"/>
                <w:lang w:val="es-CO"/>
              </w:rPr>
              <w:t xml:space="preserve"> </w:t>
            </w:r>
          </w:p>
          <w:p w14:paraId="75D6A3CD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D4C5BA1" wp14:editId="1563E6DD">
                  <wp:extent cx="152400" cy="152400"/>
                  <wp:effectExtent l="0" t="0" r="0" b="0"/>
                  <wp:docPr id="288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lang w:val="es-CO"/>
              </w:rPr>
              <w:t>[SCRUM-172] </w:t>
            </w:r>
            <w:hyperlink r:id="rId1123" w:history="1">
              <w:r>
                <w:rPr>
                  <w:rStyle w:val="Hyperlink"/>
                  <w:rFonts w:eastAsia="Times New Roman"/>
                  <w:lang w:val="es-CO"/>
                </w:rPr>
                <w:t>Crear el archivo render.yaml (Infraestructura como Código) para orquestar el despliegue automático del backend con el comando de Uvicorn.</w:t>
              </w:r>
            </w:hyperlink>
            <w:r>
              <w:rPr>
                <w:rFonts w:eastAsia="Times New Roman"/>
                <w:lang w:val="es-CO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Resolved: 24/May/26 </w:t>
            </w:r>
          </w:p>
        </w:tc>
      </w:tr>
      <w:tr w:rsidR="00000000" w14:paraId="5C13C96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86399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5AF9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4AC8BC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21E4D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54A19B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1124" w:history="1">
              <w:r>
                <w:rPr>
                  <w:rStyle w:val="Hyperlink"/>
                  <w:rFonts w:eastAsia="Times New Roman"/>
                  <w:lang w:val="es-CO"/>
                </w:rPr>
                <w:t>Automatización de Aulas Máster en Canvas</w:t>
              </w:r>
            </w:hyperlink>
          </w:p>
        </w:tc>
      </w:tr>
      <w:tr w:rsidR="00000000" w14:paraId="4EFBE0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865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5C5A2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5377D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ED5AF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C6B5C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3D6A5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DCA0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005C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DE8B33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90360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751663" w14:textId="77777777" w:rsidR="002938D7" w:rsidRDefault="002938D7">
            <w:pPr>
              <w:rPr>
                <w:rFonts w:eastAsia="Times New Roman"/>
              </w:rPr>
            </w:pPr>
            <w:hyperlink r:id="rId1125" w:history="1">
              <w:r>
                <w:rPr>
                  <w:rStyle w:val="Hyperlink"/>
                  <w:rFonts w:eastAsia="Times New Roman"/>
                </w:rPr>
                <w:t>HU-17: Pipeline CI/CD y Despliegue continuo en la Nube (Render y Vercel)</w:t>
              </w:r>
            </w:hyperlink>
          </w:p>
        </w:tc>
      </w:tr>
    </w:tbl>
    <w:p w14:paraId="632F8032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3E11B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55E1E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C7DE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C17C3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C7966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F69D3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DE299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EE04BC" w14:textId="77777777" w:rsidR="002938D7" w:rsidRDefault="002938D7">
            <w:pPr>
              <w:rPr>
                <w:rFonts w:eastAsia="Times New Roman"/>
              </w:rPr>
            </w:pPr>
            <w:hyperlink r:id="rId1126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385E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87F25F" w14:textId="77777777" w:rsidR="002938D7" w:rsidRDefault="002938D7">
            <w:pPr>
              <w:rPr>
                <w:rFonts w:eastAsia="Times New Roman"/>
              </w:rPr>
            </w:pPr>
            <w:hyperlink r:id="rId112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4D0E44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F3BB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5BFC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EDC51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AFEC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CBB764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6D7F5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BABB9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E7A68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B58D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09512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F7F57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F5DD3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34467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BB08A0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4C026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04A81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EAC70D5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C68B0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7174F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A217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2B57D12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3B55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3C03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0|i0011j: </w:t>
            </w:r>
          </w:p>
        </w:tc>
      </w:tr>
    </w:tbl>
    <w:p w14:paraId="62FEBA4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49C68AE">
          <v:rect id="_x0000_i1589" style="width:468pt;height:9pt" o:hralign="center" o:hrstd="t" o:hr="t" fillcolor="#a0a0a0" stroked="f"/>
        </w:pict>
      </w:r>
    </w:p>
    <w:p w14:paraId="613C0C3B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1167BC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AE0B40" w14:textId="77777777" w:rsidR="002938D7" w:rsidRDefault="002938D7">
            <w:pPr>
              <w:rPr>
                <w:rFonts w:eastAsia="Times New Roman"/>
                <w:lang w:val="es-CO"/>
              </w:rPr>
            </w:pPr>
            <w:hyperlink r:id="rId1128" w:history="1">
              <w:r>
                <w:rPr>
                  <w:rStyle w:val="Hyperlink"/>
                  <w:rFonts w:eastAsia="Times New Roman"/>
                  <w:b/>
                  <w:bCs/>
                  <w:lang w:val="es-CO"/>
                </w:rPr>
                <w:t>HU-17: Pipeline CI/CD y Despliegue continuo en la Nube (Render y Vercel)</w:t>
              </w:r>
            </w:hyperlink>
            <w:r>
              <w:rPr>
                <w:rFonts w:eastAsia="Times New Roman"/>
                <w:lang w:val="es-CO"/>
              </w:rPr>
              <w:t xml:space="preserve"> </w:t>
            </w:r>
            <w:r>
              <w:rPr>
                <w:rFonts w:eastAsia="Times New Roman"/>
                <w:sz w:val="14"/>
                <w:szCs w:val="14"/>
                <w:lang w:val="es-CO"/>
              </w:rPr>
              <w:t>(</w:t>
            </w:r>
            <w:hyperlink r:id="rId1129" w:history="1">
              <w:r>
                <w:rPr>
                  <w:rStyle w:val="Hyperlink"/>
                  <w:rFonts w:eastAsia="Times New Roman"/>
                  <w:sz w:val="14"/>
                  <w:szCs w:val="14"/>
                  <w:lang w:val="es-CO"/>
                </w:rPr>
                <w:t>SCRUM-166</w:t>
              </w:r>
            </w:hyperlink>
            <w:r>
              <w:rPr>
                <w:rFonts w:eastAsia="Times New Roman"/>
                <w:sz w:val="14"/>
                <w:szCs w:val="14"/>
                <w:lang w:val="es-CO"/>
              </w:rPr>
              <w:t>)</w:t>
            </w:r>
            <w:r>
              <w:rPr>
                <w:rFonts w:eastAsia="Times New Roman"/>
                <w:lang w:val="es-CO"/>
              </w:rPr>
              <w:t xml:space="preserve"> </w:t>
            </w:r>
          </w:p>
          <w:p w14:paraId="4AF26B98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F689E1F" wp14:editId="1B86ECF9">
                  <wp:extent cx="152400" cy="152400"/>
                  <wp:effectExtent l="0" t="0" r="0" b="0"/>
                  <wp:docPr id="287" name="Picture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lang w:val="es-CO"/>
              </w:rPr>
              <w:t>[SCRUM-173] </w:t>
            </w:r>
            <w:hyperlink r:id="rId1130" w:history="1">
              <w:r>
                <w:rPr>
                  <w:rStyle w:val="Hyperlink"/>
                  <w:rFonts w:eastAsia="Times New Roman"/>
                  <w:lang w:val="es-CO"/>
                </w:rPr>
                <w:t>Ajustar el main.py de FastAPI para agregar el middleware de CORS apuntando a la URL de Vercel.</w:t>
              </w:r>
            </w:hyperlink>
            <w:r>
              <w:rPr>
                <w:rFonts w:eastAsia="Times New Roman"/>
                <w:lang w:val="es-CO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Resolved: 24/May/26 </w:t>
            </w:r>
          </w:p>
        </w:tc>
      </w:tr>
      <w:tr w:rsidR="00000000" w14:paraId="0408985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97B87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D97E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733DF0E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C8EFE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A8A13A" w14:textId="77777777" w:rsidR="002938D7" w:rsidRDefault="002938D7">
            <w:pPr>
              <w:rPr>
                <w:rFonts w:eastAsia="Times New Roman"/>
              </w:rPr>
            </w:pPr>
            <w:hyperlink r:id="rId1131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091B1C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FCF0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C5CB7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1A85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2BA68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A077A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95700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919E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6882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B24DDB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BABD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FB84DC" w14:textId="77777777" w:rsidR="002938D7" w:rsidRDefault="002938D7">
            <w:pPr>
              <w:rPr>
                <w:rFonts w:eastAsia="Times New Roman"/>
              </w:rPr>
            </w:pPr>
            <w:hyperlink r:id="rId1132" w:history="1">
              <w:r>
                <w:rPr>
                  <w:rStyle w:val="Hyperlink"/>
                  <w:rFonts w:eastAsia="Times New Roman"/>
                </w:rPr>
                <w:t>HU-17: Pipeline CI/CD y Despliegue continuo en la Nube (Render y Vercel)</w:t>
              </w:r>
            </w:hyperlink>
          </w:p>
        </w:tc>
      </w:tr>
    </w:tbl>
    <w:p w14:paraId="405B7234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7BE3CA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3906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C91B3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24BE2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A0B7F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9DBB0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287AF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01984A" w14:textId="77777777" w:rsidR="002938D7" w:rsidRDefault="002938D7">
            <w:pPr>
              <w:rPr>
                <w:rFonts w:eastAsia="Times New Roman"/>
              </w:rPr>
            </w:pPr>
            <w:hyperlink r:id="rId1133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3C2A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438F41" w14:textId="77777777" w:rsidR="002938D7" w:rsidRDefault="002938D7">
            <w:pPr>
              <w:rPr>
                <w:rFonts w:eastAsia="Times New Roman"/>
              </w:rPr>
            </w:pPr>
            <w:hyperlink r:id="rId1134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15485C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FE54F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0E6AF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293F8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77A6D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BC36C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1CDE1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810C5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591C34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2DFB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285D5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8A037A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FE1BA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77450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61C6E8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848D4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2E090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BCA6640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A23D7E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C17A4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7D6F4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4EE4C74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1FA21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9979D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0|i0011r: </w:t>
            </w:r>
          </w:p>
        </w:tc>
      </w:tr>
    </w:tbl>
    <w:p w14:paraId="39BE179B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223DBA8A">
          <v:rect id="_x0000_i1590" style="width:468pt;height:9pt" o:hralign="center" o:hrstd="t" o:hr="t" fillcolor="#a0a0a0" stroked="f"/>
        </w:pict>
      </w:r>
    </w:p>
    <w:p w14:paraId="4C9C7837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F74FFE0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BCA6D4" w14:textId="77777777" w:rsidR="002938D7" w:rsidRDefault="002938D7">
            <w:pPr>
              <w:rPr>
                <w:rFonts w:eastAsia="Times New Roman"/>
              </w:rPr>
            </w:pPr>
            <w:hyperlink r:id="rId1135" w:history="1">
              <w:r>
                <w:rPr>
                  <w:rStyle w:val="Hyperlink"/>
                  <w:rFonts w:eastAsia="Times New Roman"/>
                  <w:b/>
                  <w:bCs/>
                </w:rPr>
                <w:t>HU-17: Pipeline CI/CD y Despliegue continuo en la Nube (Render y Vercel)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13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SCRUM-166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558EC7B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52A0ECF" wp14:editId="2986EA66">
                  <wp:extent cx="152400" cy="152400"/>
                  <wp:effectExtent l="0" t="0" r="0" b="0"/>
                  <wp:docPr id="286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[SCRUM-174] </w:t>
            </w:r>
            <w:hyperlink r:id="rId1137" w:history="1">
              <w:r>
                <w:rPr>
                  <w:rStyle w:val="Hyperlink"/>
                  <w:rFonts w:eastAsia="Times New Roman"/>
                </w:rPr>
                <w:t>Configurar los webhooks y variables de entorno (VITE_API_URL, etc.) en las plataformas destino.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Resolved: 24/May/26 </w:t>
            </w:r>
          </w:p>
        </w:tc>
      </w:tr>
      <w:tr w:rsidR="00000000" w14:paraId="74F595A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89225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F862D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0487AFA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7AC13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5358EF" w14:textId="77777777" w:rsidR="002938D7" w:rsidRDefault="002938D7">
            <w:pPr>
              <w:rPr>
                <w:rFonts w:eastAsia="Times New Roman"/>
              </w:rPr>
            </w:pPr>
            <w:hyperlink r:id="rId1138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28986C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696F0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D6557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893E5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740C5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099B33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296EF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DDB6E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BF366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6796E4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7D31C6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EB6B20" w14:textId="77777777" w:rsidR="002938D7" w:rsidRDefault="002938D7">
            <w:pPr>
              <w:rPr>
                <w:rFonts w:eastAsia="Times New Roman"/>
              </w:rPr>
            </w:pPr>
            <w:hyperlink r:id="rId1139" w:history="1">
              <w:r>
                <w:rPr>
                  <w:rStyle w:val="Hyperlink"/>
                  <w:rFonts w:eastAsia="Times New Roman"/>
                </w:rPr>
                <w:t>HU-17: Pipeline CI/CD y Despliegue continuo en la Nube (Render y Vercel)</w:t>
              </w:r>
            </w:hyperlink>
          </w:p>
        </w:tc>
      </w:tr>
    </w:tbl>
    <w:p w14:paraId="2B88C12F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C6828E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67F9D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E7CDA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9236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603F4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7DDF0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F558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5A476B" w14:textId="77777777" w:rsidR="002938D7" w:rsidRDefault="002938D7">
            <w:pPr>
              <w:rPr>
                <w:rFonts w:eastAsia="Times New Roman"/>
              </w:rPr>
            </w:pPr>
            <w:hyperlink r:id="rId1140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7297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3A766C" w14:textId="77777777" w:rsidR="002938D7" w:rsidRDefault="002938D7">
            <w:pPr>
              <w:rPr>
                <w:rFonts w:eastAsia="Times New Roman"/>
              </w:rPr>
            </w:pPr>
            <w:hyperlink r:id="rId1141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1B6E56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63A5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C389F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91409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67DBF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F56DF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09341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200B1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F3F55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D68E4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1C283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EDB98E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CE03B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7028D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D05EA9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856C6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9C4B6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70473FA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D3ADE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E1F33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3D7EE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53C6F3E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7E775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B5C15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0|i0011z: </w:t>
            </w:r>
          </w:p>
        </w:tc>
      </w:tr>
    </w:tbl>
    <w:p w14:paraId="1288DCB0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7DB24AB">
          <v:rect id="_x0000_i1591" style="width:468pt;height:9pt" o:hralign="center" o:hrstd="t" o:hr="t" fillcolor="#a0a0a0" stroked="f"/>
        </w:pict>
      </w:r>
    </w:p>
    <w:p w14:paraId="2786FCA5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5B1712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96FBF8" w14:textId="77777777" w:rsidR="002938D7" w:rsidRDefault="002938D7">
            <w:pPr>
              <w:rPr>
                <w:rFonts w:eastAsia="Times New Roman"/>
              </w:rPr>
            </w:pPr>
            <w:hyperlink r:id="rId1142" w:history="1">
              <w:r>
                <w:rPr>
                  <w:rStyle w:val="Hyperlink"/>
                  <w:rFonts w:eastAsia="Times New Roman"/>
                  <w:b/>
                  <w:bCs/>
                </w:rPr>
                <w:t>HU-17: Pipeline CI/CD y Despliegue continuo en la Nube (Render y Vercel)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143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SCRUM-166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B4D0B25" w14:textId="77777777" w:rsidR="002938D7" w:rsidRDefault="002938D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D1A9740" wp14:editId="30295801">
                  <wp:extent cx="152400" cy="152400"/>
                  <wp:effectExtent l="0" t="0" r="0" b="0"/>
                  <wp:docPr id="285" name="Picture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[SCRUM-175] </w:t>
            </w:r>
            <w:hyperlink r:id="rId1144" w:history="1">
              <w:r>
                <w:rPr>
                  <w:rStyle w:val="Hyperlink"/>
                  <w:rFonts w:eastAsia="Times New Roman"/>
                </w:rPr>
                <w:t>Ajustar el empaquetado de Vite y eliminar configuraciones obsoletas (como migraciones de vercel.json).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21/May/26  Updated: 24/May/26  Resolved: 24/May/26 </w:t>
            </w:r>
          </w:p>
        </w:tc>
      </w:tr>
      <w:tr w:rsidR="00000000" w14:paraId="7FAF9D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4F65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E462D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</w:tr>
      <w:tr w:rsidR="00000000" w14:paraId="5C176A8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2CC7F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005706" w14:textId="77777777" w:rsidR="002938D7" w:rsidRDefault="002938D7">
            <w:pPr>
              <w:rPr>
                <w:rFonts w:eastAsia="Times New Roman"/>
              </w:rPr>
            </w:pPr>
            <w:hyperlink r:id="rId1145" w:history="1">
              <w:r>
                <w:rPr>
                  <w:rStyle w:val="Hyperlink"/>
                  <w:rFonts w:eastAsia="Times New Roman"/>
                </w:rPr>
                <w:t>Automatización de Aulas Máster en Canvas</w:t>
              </w:r>
            </w:hyperlink>
          </w:p>
        </w:tc>
      </w:tr>
      <w:tr w:rsidR="00000000" w14:paraId="4D91C4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5EA5B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08542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F6F5B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32C6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E8FE4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DD7AE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20E2D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AB548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89874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4DE8A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E1F53A" w14:textId="77777777" w:rsidR="002938D7" w:rsidRDefault="002938D7">
            <w:pPr>
              <w:rPr>
                <w:rFonts w:eastAsia="Times New Roman"/>
              </w:rPr>
            </w:pPr>
            <w:hyperlink r:id="rId1146" w:history="1">
              <w:r>
                <w:rPr>
                  <w:rStyle w:val="Hyperlink"/>
                  <w:rFonts w:eastAsia="Times New Roman"/>
                </w:rPr>
                <w:t>HU-17: Pipeline CI/CD y Despliegue continuo en la Nube (Render y Vercel)</w:t>
              </w:r>
            </w:hyperlink>
          </w:p>
        </w:tc>
      </w:tr>
    </w:tbl>
    <w:p w14:paraId="1F170356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FF578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E7C69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BA929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961E0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0B6384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0999A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19AD4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19C021" w14:textId="77777777" w:rsidR="002938D7" w:rsidRDefault="002938D7">
            <w:pPr>
              <w:rPr>
                <w:rFonts w:eastAsia="Times New Roman"/>
              </w:rPr>
            </w:pPr>
            <w:hyperlink r:id="rId1147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ECA06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D3921F" w14:textId="77777777" w:rsidR="002938D7" w:rsidRDefault="002938D7">
            <w:pPr>
              <w:rPr>
                <w:rFonts w:eastAsia="Times New Roman"/>
              </w:rPr>
            </w:pPr>
            <w:hyperlink r:id="rId1148" w:history="1">
              <w:r>
                <w:rPr>
                  <w:rStyle w:val="Hyperlink"/>
                  <w:rFonts w:eastAsia="Times New Roman"/>
                </w:rPr>
                <w:t xml:space="preserve">Charles </w:t>
              </w:r>
            </w:hyperlink>
          </w:p>
        </w:tc>
      </w:tr>
      <w:tr w:rsidR="00000000" w14:paraId="4954D3A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BFBE8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C1D3F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FAF78C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F75A6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56B7D7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486F27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DD21E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48DEF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B99F3D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ED2E8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03FF0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33F1BE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CDE110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0A7730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0918A5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034629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2F4AF1B" w14:textId="77777777" w:rsidR="002938D7" w:rsidRDefault="002938D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49736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EE7772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694C0B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 5: Despliegue en nube</w:t>
            </w:r>
          </w:p>
        </w:tc>
      </w:tr>
      <w:tr w:rsidR="00000000" w14:paraId="6E2B60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24439A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422251" w14:textId="77777777" w:rsidR="002938D7" w:rsidRDefault="002938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0|i00127: </w:t>
            </w:r>
          </w:p>
        </w:tc>
      </w:tr>
    </w:tbl>
    <w:p w14:paraId="1115AE23" w14:textId="77777777" w:rsidR="002938D7" w:rsidRDefault="002938D7">
      <w:pPr>
        <w:jc w:val="center"/>
        <w:rPr>
          <w:rFonts w:eastAsia="Times New Roman"/>
        </w:rPr>
      </w:pPr>
      <w:r>
        <w:rPr>
          <w:rFonts w:eastAsia="Times New Roman"/>
        </w:rPr>
        <w:pict w14:anchorId="3D21EB9D">
          <v:rect id="_x0000_i1592" style="width:468pt;height:9pt" o:hralign="center" o:hrstd="t" o:hr="t" fillcolor="#a0a0a0" stroked="f"/>
        </w:pict>
      </w:r>
    </w:p>
    <w:p w14:paraId="07C63E13" w14:textId="77777777" w:rsidR="002938D7" w:rsidRDefault="002938D7">
      <w:pPr>
        <w:rPr>
          <w:rFonts w:eastAsia="Times New Roman"/>
        </w:rPr>
      </w:pPr>
    </w:p>
    <w:p w14:paraId="5B480BB5" w14:textId="77777777" w:rsidR="002938D7" w:rsidRDefault="002938D7">
      <w:pPr>
        <w:rPr>
          <w:rFonts w:eastAsia="Times New Roman"/>
        </w:rPr>
      </w:pPr>
    </w:p>
    <w:p w14:paraId="75F6106B" w14:textId="77777777" w:rsidR="002938D7" w:rsidRDefault="002938D7">
      <w:pPr>
        <w:rPr>
          <w:rFonts w:eastAsia="Times New Roman"/>
        </w:rPr>
      </w:pPr>
    </w:p>
    <w:p w14:paraId="7BE0C7C3" w14:textId="77777777" w:rsidR="002938D7" w:rsidRDefault="002938D7">
      <w:pPr>
        <w:rPr>
          <w:rFonts w:eastAsia="Times New Roman"/>
        </w:rPr>
      </w:pPr>
    </w:p>
    <w:p w14:paraId="795C7D72" w14:textId="77777777" w:rsidR="002938D7" w:rsidRDefault="002938D7">
      <w:pPr>
        <w:rPr>
          <w:rFonts w:eastAsia="Times New Roman"/>
        </w:rPr>
      </w:pPr>
    </w:p>
    <w:p w14:paraId="6C45771F" w14:textId="77777777" w:rsidR="002938D7" w:rsidRDefault="002938D7">
      <w:pPr>
        <w:rPr>
          <w:rFonts w:eastAsia="Times New Roman"/>
        </w:rPr>
      </w:pPr>
    </w:p>
    <w:p w14:paraId="3FF7D214" w14:textId="77777777" w:rsidR="002938D7" w:rsidRDefault="002938D7">
      <w:pPr>
        <w:rPr>
          <w:rFonts w:eastAsia="Times New Roman"/>
        </w:rPr>
      </w:pPr>
    </w:p>
    <w:p w14:paraId="21431FCF" w14:textId="77777777" w:rsidR="002938D7" w:rsidRDefault="002938D7">
      <w:pPr>
        <w:rPr>
          <w:rFonts w:eastAsia="Times New Roman"/>
        </w:rPr>
      </w:pPr>
    </w:p>
    <w:p w14:paraId="27281A2C" w14:textId="77777777" w:rsidR="002938D7" w:rsidRDefault="002938D7">
      <w:pPr>
        <w:rPr>
          <w:rFonts w:eastAsia="Times New Roman"/>
        </w:rPr>
      </w:pPr>
    </w:p>
    <w:p w14:paraId="4880D8E2" w14:textId="77777777" w:rsidR="002938D7" w:rsidRDefault="002938D7">
      <w:pPr>
        <w:rPr>
          <w:rFonts w:eastAsia="Times New Roman"/>
        </w:rPr>
      </w:pPr>
    </w:p>
    <w:p w14:paraId="120D3A35" w14:textId="77777777" w:rsidR="002938D7" w:rsidRDefault="002938D7">
      <w:pPr>
        <w:rPr>
          <w:rFonts w:eastAsia="Times New Roman"/>
        </w:rPr>
      </w:pPr>
    </w:p>
    <w:p w14:paraId="207ED082" w14:textId="77777777" w:rsidR="002938D7" w:rsidRDefault="002938D7">
      <w:pPr>
        <w:rPr>
          <w:rFonts w:eastAsia="Times New Roman"/>
        </w:rPr>
      </w:pPr>
      <w:r>
        <w:rPr>
          <w:rFonts w:eastAsia="Times New Roman"/>
        </w:rPr>
        <w:t xml:space="preserve">Generated at Wed May 27 15:40:02 UTC 2026 by Charles using Jira </w:t>
      </w:r>
      <w:r>
        <w:rPr>
          <w:rFonts w:eastAsia="Times New Roman"/>
        </w:rPr>
        <w:t xml:space="preserve">1001.0.0-SNAPSHOT#100291-rev:eeba1a2da8f45da7a85ecebdb8b73a929c1f967c. </w:t>
      </w:r>
    </w:p>
    <w:sectPr w:rsidR="002938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701"/>
    <w:multiLevelType w:val="multilevel"/>
    <w:tmpl w:val="A9D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495A"/>
    <w:multiLevelType w:val="multilevel"/>
    <w:tmpl w:val="696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54F7"/>
    <w:multiLevelType w:val="multilevel"/>
    <w:tmpl w:val="9AF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00A8"/>
    <w:multiLevelType w:val="multilevel"/>
    <w:tmpl w:val="C16E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44421"/>
    <w:multiLevelType w:val="multilevel"/>
    <w:tmpl w:val="C2B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91732"/>
    <w:multiLevelType w:val="multilevel"/>
    <w:tmpl w:val="344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60980"/>
    <w:multiLevelType w:val="multilevel"/>
    <w:tmpl w:val="63F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465C6"/>
    <w:multiLevelType w:val="multilevel"/>
    <w:tmpl w:val="337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D009B"/>
    <w:multiLevelType w:val="multilevel"/>
    <w:tmpl w:val="C69E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548B3"/>
    <w:multiLevelType w:val="multilevel"/>
    <w:tmpl w:val="5D6A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7547A"/>
    <w:multiLevelType w:val="multilevel"/>
    <w:tmpl w:val="4AD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30BC8"/>
    <w:multiLevelType w:val="multilevel"/>
    <w:tmpl w:val="431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97E27"/>
    <w:multiLevelType w:val="multilevel"/>
    <w:tmpl w:val="096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D5D58"/>
    <w:multiLevelType w:val="multilevel"/>
    <w:tmpl w:val="8B2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76EB4"/>
    <w:multiLevelType w:val="multilevel"/>
    <w:tmpl w:val="9BDA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20AB4"/>
    <w:multiLevelType w:val="multilevel"/>
    <w:tmpl w:val="BE1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5655F"/>
    <w:multiLevelType w:val="multilevel"/>
    <w:tmpl w:val="5824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47ADD"/>
    <w:multiLevelType w:val="multilevel"/>
    <w:tmpl w:val="6CA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3375A"/>
    <w:multiLevelType w:val="multilevel"/>
    <w:tmpl w:val="4F0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47C5C"/>
    <w:multiLevelType w:val="multilevel"/>
    <w:tmpl w:val="685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D663D"/>
    <w:multiLevelType w:val="multilevel"/>
    <w:tmpl w:val="057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21FCF"/>
    <w:multiLevelType w:val="multilevel"/>
    <w:tmpl w:val="14F4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043AA"/>
    <w:multiLevelType w:val="multilevel"/>
    <w:tmpl w:val="431C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70C65"/>
    <w:multiLevelType w:val="multilevel"/>
    <w:tmpl w:val="3B8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34609"/>
    <w:multiLevelType w:val="multilevel"/>
    <w:tmpl w:val="26B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2331D8"/>
    <w:multiLevelType w:val="multilevel"/>
    <w:tmpl w:val="DF04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4714F"/>
    <w:multiLevelType w:val="multilevel"/>
    <w:tmpl w:val="6A5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F73F80"/>
    <w:multiLevelType w:val="multilevel"/>
    <w:tmpl w:val="B794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53577"/>
    <w:multiLevelType w:val="multilevel"/>
    <w:tmpl w:val="A30E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1281E"/>
    <w:multiLevelType w:val="multilevel"/>
    <w:tmpl w:val="86C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DD7E10"/>
    <w:multiLevelType w:val="multilevel"/>
    <w:tmpl w:val="0CBA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E2AF1"/>
    <w:multiLevelType w:val="multilevel"/>
    <w:tmpl w:val="3C4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C49EB"/>
    <w:multiLevelType w:val="multilevel"/>
    <w:tmpl w:val="1AE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54F0A"/>
    <w:multiLevelType w:val="multilevel"/>
    <w:tmpl w:val="D1C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D7211"/>
    <w:multiLevelType w:val="multilevel"/>
    <w:tmpl w:val="6AB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F2FA1"/>
    <w:multiLevelType w:val="multilevel"/>
    <w:tmpl w:val="CEA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B65F4"/>
    <w:multiLevelType w:val="multilevel"/>
    <w:tmpl w:val="31C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83D9E"/>
    <w:multiLevelType w:val="multilevel"/>
    <w:tmpl w:val="17F8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B1EAD"/>
    <w:multiLevelType w:val="multilevel"/>
    <w:tmpl w:val="386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04AB9"/>
    <w:multiLevelType w:val="multilevel"/>
    <w:tmpl w:val="C41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13004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9753763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4938521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7526919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6950666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3987947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0686694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2840776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2885867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287049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70206324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77953449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9139210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68151044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2055770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77390027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9524965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65602953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07874364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0160679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96091368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42566705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2803498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82766997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9050218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54194367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6553958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256209942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643922198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76056617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576597845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8402884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64554679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877887413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11670758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47345197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001619025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926330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82983349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923298025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4C"/>
    <w:rsid w:val="002938D7"/>
    <w:rsid w:val="00460C4C"/>
    <w:rsid w:val="00E2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DF8729"/>
  <w15:chartTrackingRefBased/>
  <w15:docId w15:val="{5EE15D54-2B99-4255-BB38-C02CED42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s://carlosguzmantorres-poligran.atlassian.net/browse/SCRUM-59" TargetMode="External"/><Relationship Id="rId170" Type="http://schemas.openxmlformats.org/officeDocument/2006/relationships/hyperlink" Target="https://carlosguzmantorres-poligran.atlassian.net/browse/SCRUM-46" TargetMode="External"/><Relationship Id="rId268" Type="http://schemas.openxmlformats.org/officeDocument/2006/relationships/hyperlink" Target="https://carlosguzmantorres-poligran.atlassian.net/browse/SCRUM-27" TargetMode="External"/><Relationship Id="rId475" Type="http://schemas.openxmlformats.org/officeDocument/2006/relationships/hyperlink" Target="https://carlosguzmantorres-poligran.atlassian.net/browse/SCRUM-45" TargetMode="External"/><Relationship Id="rId682" Type="http://schemas.openxmlformats.org/officeDocument/2006/relationships/hyperlink" Target="https://carlosguzmantorres-poligran.atlassian.net/browse/SCRUM-11" TargetMode="External"/><Relationship Id="rId128" Type="http://schemas.openxmlformats.org/officeDocument/2006/relationships/hyperlink" Target="https://carlosguzmantorres-poligran.atlassian.net/browse/SCRUM-33" TargetMode="External"/><Relationship Id="rId335" Type="http://schemas.openxmlformats.org/officeDocument/2006/relationships/hyperlink" Target="https://carlosguzmantorres-poligran.atlassian.net/browse/SCRUM-11" TargetMode="External"/><Relationship Id="rId542" Type="http://schemas.openxmlformats.org/officeDocument/2006/relationships/hyperlink" Target="https://carlosguzmantorres-poligran.atlassian.net/secure/BrowseProject.jspa?id=10000" TargetMode="External"/><Relationship Id="rId987" Type="http://schemas.openxmlformats.org/officeDocument/2006/relationships/hyperlink" Target="https://carlosguzmantorres-poligran.atlassian.net/secure/BrowseProject.jspa?id=10000" TargetMode="External"/><Relationship Id="rId402" Type="http://schemas.openxmlformats.org/officeDocument/2006/relationships/hyperlink" Target="https://carlosguzmantorres-poligran.atlassian.net/browse/SCRUM-5" TargetMode="External"/><Relationship Id="rId847" Type="http://schemas.openxmlformats.org/officeDocument/2006/relationships/hyperlink" Target="https://carlosguzmantorres-poligran.atlassian.net/browse/SCRUM-15" TargetMode="External"/><Relationship Id="rId1032" Type="http://schemas.openxmlformats.org/officeDocument/2006/relationships/hyperlink" Target="https://carlosguzmantorres-poligran.atlassian.net/browse/SCRUM-151" TargetMode="External"/><Relationship Id="rId707" Type="http://schemas.openxmlformats.org/officeDocument/2006/relationships/hyperlink" Target="https://carlosguzmantorres-poligran.atlassian.net/secure/ViewProfile.jspa?accountId=712020%3A68af7727-738f-42f3-a282-6c44482aeaf7" TargetMode="External"/><Relationship Id="rId914" Type="http://schemas.openxmlformats.org/officeDocument/2006/relationships/hyperlink" Target="https://carlosguzmantorres-poligran.atlassian.net/browse/SCRUM-127" TargetMode="External"/><Relationship Id="rId43" Type="http://schemas.openxmlformats.org/officeDocument/2006/relationships/hyperlink" Target="https://carlosguzmantorres-poligran.atlassian.net/browse/SCRUM-66" TargetMode="External"/><Relationship Id="rId192" Type="http://schemas.openxmlformats.org/officeDocument/2006/relationships/hyperlink" Target="https://carlosguzmantorres-poligran.atlassian.net/browse/SCRUM-53" TargetMode="External"/><Relationship Id="rId497" Type="http://schemas.openxmlformats.org/officeDocument/2006/relationships/hyperlink" Target="https://carlosguzmantorres-poligran.atlassian.net/browse/SCRUM-8" TargetMode="External"/><Relationship Id="rId357" Type="http://schemas.openxmlformats.org/officeDocument/2006/relationships/hyperlink" Target="https://carlosguzmantorres-poligran.atlassian.net/secure/ViewProfile.jspa?accountId=712020%3A68af7727-738f-42f3-a282-6c44482aeaf7" TargetMode="External"/><Relationship Id="rId217" Type="http://schemas.openxmlformats.org/officeDocument/2006/relationships/hyperlink" Target="https://carlosguzmantorres-poligran.atlassian.net/browse/SCRUM-95" TargetMode="External"/><Relationship Id="rId564" Type="http://schemas.openxmlformats.org/officeDocument/2006/relationships/hyperlink" Target="https://carlosguzmantorres-poligran.atlassian.net/browse/SCRUM-9" TargetMode="External"/><Relationship Id="rId771" Type="http://schemas.openxmlformats.org/officeDocument/2006/relationships/hyperlink" Target="https://carlosguzmantorres-poligran.atlassian.net/secure/BrowseProject.jspa?id=10000" TargetMode="External"/><Relationship Id="rId869" Type="http://schemas.openxmlformats.org/officeDocument/2006/relationships/hyperlink" Target="https://carlosguzmantorres-poligran.atlassian.net/secure/ViewProfile.jspa?accountId=712020%3A68af7727-738f-42f3-a282-6c44482aeaf7" TargetMode="External"/><Relationship Id="rId424" Type="http://schemas.openxmlformats.org/officeDocument/2006/relationships/hyperlink" Target="https://carlosguzmantorres-poligran.atlassian.net/secure/ViewProfile.jspa?accountId=712020%3A68af7727-738f-42f3-a282-6c44482aeaf7" TargetMode="External"/><Relationship Id="rId631" Type="http://schemas.openxmlformats.org/officeDocument/2006/relationships/hyperlink" Target="https://carlosguzmantorres-poligran.atlassian.net/browse/SCRUM-10" TargetMode="External"/><Relationship Id="rId729" Type="http://schemas.openxmlformats.org/officeDocument/2006/relationships/hyperlink" Target="https://carlosguzmantorres-poligran.atlassian.net/secure/BrowseProject.jspa?id=10000" TargetMode="External"/><Relationship Id="rId1054" Type="http://schemas.openxmlformats.org/officeDocument/2006/relationships/hyperlink" Target="https://carlosguzmantorres-poligran.atlassian.net/browse/SCRUM-165" TargetMode="External"/><Relationship Id="rId936" Type="http://schemas.openxmlformats.org/officeDocument/2006/relationships/hyperlink" Target="https://carlosguzmantorres-poligran.atlassian.net/browse/SCRUM-17" TargetMode="External"/><Relationship Id="rId1121" Type="http://schemas.openxmlformats.org/officeDocument/2006/relationships/hyperlink" Target="https://carlosguzmantorres-poligran.atlassian.net/browse/SCRUM-166" TargetMode="External"/><Relationship Id="rId65" Type="http://schemas.openxmlformats.org/officeDocument/2006/relationships/hyperlink" Target="https://carlosguzmantorres-poligran.atlassian.net/browse/SCRUM-21" TargetMode="External"/><Relationship Id="rId281" Type="http://schemas.openxmlformats.org/officeDocument/2006/relationships/hyperlink" Target="https://carlosguzmantorres-poligran.atlassian.net/browse/SCRUM-134" TargetMode="External"/><Relationship Id="rId141" Type="http://schemas.openxmlformats.org/officeDocument/2006/relationships/hyperlink" Target="https://carlosguzmantorres-poligran.atlassian.net/browse/SCRUM-35" TargetMode="External"/><Relationship Id="rId379" Type="http://schemas.openxmlformats.org/officeDocument/2006/relationships/hyperlink" Target="https://carlosguzmantorres-poligran.atlassian.net/browse/SCRUM-29" TargetMode="External"/><Relationship Id="rId586" Type="http://schemas.openxmlformats.org/officeDocument/2006/relationships/hyperlink" Target="https://carlosguzmantorres-poligran.atlassian.net/secure/ViewProfile.jspa?accountId=712020%3A68af7727-738f-42f3-a282-6c44482aeaf7" TargetMode="External"/><Relationship Id="rId793" Type="http://schemas.openxmlformats.org/officeDocument/2006/relationships/hyperlink" Target="https://carlosguzmantorres-poligran.atlassian.net/browse/SCRUM-14" TargetMode="External"/><Relationship Id="rId7" Type="http://schemas.openxmlformats.org/officeDocument/2006/relationships/image" Target="https://carlosguzmantorres-poligran.atlassian.net/images/icons/link_out_bot.gif" TargetMode="External"/><Relationship Id="rId239" Type="http://schemas.openxmlformats.org/officeDocument/2006/relationships/hyperlink" Target="https://carlosguzmantorres-poligran.atlassian.net/browse/SCRUM-102" TargetMode="External"/><Relationship Id="rId446" Type="http://schemas.openxmlformats.org/officeDocument/2006/relationships/hyperlink" Target="https://carlosguzmantorres-poligran.atlassian.net/secure/BrowseProject.jspa?id=10000" TargetMode="External"/><Relationship Id="rId653" Type="http://schemas.openxmlformats.org/officeDocument/2006/relationships/hyperlink" Target="https://carlosguzmantorres-poligran.atlassian.net/secure/ViewProfile.jspa?accountId=712020%3A68af7727-738f-42f3-a282-6c44482aeaf7" TargetMode="External"/><Relationship Id="rId1076" Type="http://schemas.openxmlformats.org/officeDocument/2006/relationships/hyperlink" Target="https://carlosguzmantorres-poligran.atlassian.net/browse/SCRUM-171" TargetMode="External"/><Relationship Id="rId306" Type="http://schemas.openxmlformats.org/officeDocument/2006/relationships/hyperlink" Target="https://carlosguzmantorres-poligran.atlassian.net/browse/SCRUM-143" TargetMode="External"/><Relationship Id="rId860" Type="http://schemas.openxmlformats.org/officeDocument/2006/relationships/hyperlink" Target="https://carlosguzmantorres-poligran.atlassian.net/browse/SCRUM-109" TargetMode="External"/><Relationship Id="rId958" Type="http://schemas.openxmlformats.org/officeDocument/2006/relationships/hyperlink" Target="https://carlosguzmantorres-poligran.atlassian.net/browse/SCRUM-17" TargetMode="External"/><Relationship Id="rId1143" Type="http://schemas.openxmlformats.org/officeDocument/2006/relationships/hyperlink" Target="https://carlosguzmantorres-poligran.atlassian.net/browse/SCRUM-166" TargetMode="External"/><Relationship Id="rId87" Type="http://schemas.openxmlformats.org/officeDocument/2006/relationships/hyperlink" Target="https://carlosguzmantorres-poligran.atlassian.net/secure/BrowseProject.jspa?id=10000" TargetMode="External"/><Relationship Id="rId513" Type="http://schemas.openxmlformats.org/officeDocument/2006/relationships/hyperlink" Target="https://carlosguzmantorres-poligran.atlassian.net/browse/SCRUM-8" TargetMode="External"/><Relationship Id="rId720" Type="http://schemas.openxmlformats.org/officeDocument/2006/relationships/hyperlink" Target="https://carlosguzmantorres-poligran.atlassian.net/browse/SCRUM-12" TargetMode="External"/><Relationship Id="rId818" Type="http://schemas.openxmlformats.org/officeDocument/2006/relationships/hyperlink" Target="https://carlosguzmantorres-poligran.atlassian.net/browse/SCRUM-102" TargetMode="External"/><Relationship Id="rId1003" Type="http://schemas.openxmlformats.org/officeDocument/2006/relationships/hyperlink" Target="https://carlosguzmantorres-poligran.atlassian.net/browse/SCRUM-18" TargetMode="External"/><Relationship Id="rId14" Type="http://schemas.openxmlformats.org/officeDocument/2006/relationships/hyperlink" Target="https://carlosguzmantorres-poligran.atlassian.net/browse/SCRUM-56" TargetMode="External"/><Relationship Id="rId163" Type="http://schemas.openxmlformats.org/officeDocument/2006/relationships/hyperlink" Target="https://carlosguzmantorres-poligran.atlassian.net/browse/SCRUM-42" TargetMode="External"/><Relationship Id="rId370" Type="http://schemas.openxmlformats.org/officeDocument/2006/relationships/hyperlink" Target="https://carlosguzmantorres-poligran.atlassian.net/secure/ViewProfile.jspa?accountId=712020%3A68af7727-738f-42f3-a282-6c44482aeaf7" TargetMode="External"/><Relationship Id="rId230" Type="http://schemas.openxmlformats.org/officeDocument/2006/relationships/hyperlink" Target="https://carlosguzmantorres-poligran.atlassian.net/browse/SCRUM-98" TargetMode="External"/><Relationship Id="rId468" Type="http://schemas.openxmlformats.org/officeDocument/2006/relationships/hyperlink" Target="https://carlosguzmantorres-poligran.atlassian.net/browse/SCRUM-7" TargetMode="External"/><Relationship Id="rId675" Type="http://schemas.openxmlformats.org/officeDocument/2006/relationships/hyperlink" Target="https://carlosguzmantorres-poligran.atlassian.net/secure/BrowseProject.jspa?id=10000" TargetMode="External"/><Relationship Id="rId882" Type="http://schemas.openxmlformats.org/officeDocument/2006/relationships/hyperlink" Target="https://carlosguzmantorres-poligran.atlassian.net/browse/SCRUM-19" TargetMode="External"/><Relationship Id="rId1098" Type="http://schemas.openxmlformats.org/officeDocument/2006/relationships/hyperlink" Target="https://carlosguzmantorres-poligran.atlassian.net/secure/ViewProfile.jspa?accountId=712020%3A68af7727-738f-42f3-a282-6c44482aeaf7" TargetMode="External"/><Relationship Id="rId328" Type="http://schemas.openxmlformats.org/officeDocument/2006/relationships/hyperlink" Target="https://carlosguzmantorres-poligran.atlassian.net/browse/SCRUM-127" TargetMode="External"/><Relationship Id="rId535" Type="http://schemas.openxmlformats.org/officeDocument/2006/relationships/hyperlink" Target="https://carlosguzmantorres-poligran.atlassian.net/browse/SCRUM-55" TargetMode="External"/><Relationship Id="rId742" Type="http://schemas.openxmlformats.org/officeDocument/2006/relationships/hyperlink" Target="https://carlosguzmantorres-poligran.atlassian.net/browse/SCRUM-12" TargetMode="External"/><Relationship Id="rId602" Type="http://schemas.openxmlformats.org/officeDocument/2006/relationships/hyperlink" Target="https://carlosguzmantorres-poligran.atlassian.net/browse/SCRUM-66" TargetMode="External"/><Relationship Id="rId1025" Type="http://schemas.openxmlformats.org/officeDocument/2006/relationships/hyperlink" Target="https://carlosguzmantorres-poligran.atlassian.net/browse/SCRUM-27" TargetMode="External"/><Relationship Id="rId907" Type="http://schemas.openxmlformats.org/officeDocument/2006/relationships/hyperlink" Target="https://carlosguzmantorres-poligran.atlassian.net/browse/SCRUM-19" TargetMode="External"/><Relationship Id="rId36" Type="http://schemas.openxmlformats.org/officeDocument/2006/relationships/hyperlink" Target="https://carlosguzmantorres-poligran.atlassian.net/browse/SCRUM-63" TargetMode="External"/><Relationship Id="rId185" Type="http://schemas.openxmlformats.org/officeDocument/2006/relationships/hyperlink" Target="https://carlosguzmantorres-poligran.atlassian.net/browse/SCRUM-49" TargetMode="External"/><Relationship Id="rId392" Type="http://schemas.openxmlformats.org/officeDocument/2006/relationships/hyperlink" Target="https://carlosguzmantorres-poligran.atlassian.net/secure/BrowseProject.jspa?id=10000" TargetMode="External"/><Relationship Id="rId697" Type="http://schemas.openxmlformats.org/officeDocument/2006/relationships/hyperlink" Target="https://carlosguzmantorres-poligran.atlassian.net/browse/SCRUM-12" TargetMode="External"/><Relationship Id="rId252" Type="http://schemas.openxmlformats.org/officeDocument/2006/relationships/hyperlink" Target="https://carlosguzmantorres-poligran.atlassian.net/browse/SCRUM-105" TargetMode="External"/><Relationship Id="rId1103" Type="http://schemas.openxmlformats.org/officeDocument/2006/relationships/hyperlink" Target="https://carlosguzmantorres-poligran.atlassian.net/secure/BrowseProject.jspa?id=10000" TargetMode="External"/><Relationship Id="rId47" Type="http://schemas.openxmlformats.org/officeDocument/2006/relationships/hyperlink" Target="https://carlosguzmantorres-poligran.atlassian.net/browse/SCRUM-68" TargetMode="External"/><Relationship Id="rId112" Type="http://schemas.openxmlformats.org/officeDocument/2006/relationships/hyperlink" Target="https://carlosguzmantorres-poligran.atlassian.net/browse/SCRUM-5" TargetMode="External"/><Relationship Id="rId557" Type="http://schemas.openxmlformats.org/officeDocument/2006/relationships/hyperlink" Target="https://carlosguzmantorres-poligran.atlassian.net/browse/SCRUM-9" TargetMode="External"/><Relationship Id="rId764" Type="http://schemas.openxmlformats.org/officeDocument/2006/relationships/hyperlink" Target="https://carlosguzmantorres-poligran.atlassian.net/browse/SCRUM-93" TargetMode="External"/><Relationship Id="rId971" Type="http://schemas.openxmlformats.org/officeDocument/2006/relationships/hyperlink" Target="https://carlosguzmantorres-poligran.atlassian.net/secure/ViewProfile.jspa?accountId=712020%3A68af7727-738f-42f3-a282-6c44482aeaf7" TargetMode="External"/><Relationship Id="rId196" Type="http://schemas.openxmlformats.org/officeDocument/2006/relationships/hyperlink" Target="https://carlosguzmantorres-poligran.atlassian.net/browse/SCRUM-55" TargetMode="External"/><Relationship Id="rId417" Type="http://schemas.openxmlformats.org/officeDocument/2006/relationships/hyperlink" Target="https://carlosguzmantorres-poligran.atlassian.net/browse/SCRUM-6" TargetMode="External"/><Relationship Id="rId624" Type="http://schemas.openxmlformats.org/officeDocument/2006/relationships/hyperlink" Target="https://carlosguzmantorres-poligran.atlassian.net/browse/SCRUM-10" TargetMode="External"/><Relationship Id="rId831" Type="http://schemas.openxmlformats.org/officeDocument/2006/relationships/hyperlink" Target="https://carlosguzmantorres-poligran.atlassian.net/secure/BrowseProject.jspa?id=10000" TargetMode="External"/><Relationship Id="rId1047" Type="http://schemas.openxmlformats.org/officeDocument/2006/relationships/hyperlink" Target="https://carlosguzmantorres-poligran.atlassian.net/browse/SCRUM-145" TargetMode="External"/><Relationship Id="rId263" Type="http://schemas.openxmlformats.org/officeDocument/2006/relationships/hyperlink" Target="https://carlosguzmantorres-poligran.atlassian.net/browse/SCRUM-110" TargetMode="External"/><Relationship Id="rId470" Type="http://schemas.openxmlformats.org/officeDocument/2006/relationships/hyperlink" Target="https://carlosguzmantorres-poligran.atlassian.net/secure/BrowseProject.jspa?id=10000" TargetMode="External"/><Relationship Id="rId929" Type="http://schemas.openxmlformats.org/officeDocument/2006/relationships/hyperlink" Target="https://carlosguzmantorres-poligran.atlassian.net/secure/ViewProfile.jspa?accountId=712020%3A68af7727-738f-42f3-a282-6c44482aeaf7" TargetMode="External"/><Relationship Id="rId1114" Type="http://schemas.openxmlformats.org/officeDocument/2006/relationships/hyperlink" Target="https://carlosguzmantorres-poligran.atlassian.net/browse/SCRUM-166" TargetMode="External"/><Relationship Id="rId58" Type="http://schemas.openxmlformats.org/officeDocument/2006/relationships/hyperlink" Target="https://carlosguzmantorres-poligran.atlassian.net/issues/?jql=project%3D10000%20AND%20%22fixVersion%22%3D10001%20ORDER%20BY%20priority%20ASC" TargetMode="External"/><Relationship Id="rId123" Type="http://schemas.openxmlformats.org/officeDocument/2006/relationships/hyperlink" Target="https://carlosguzmantorres-poligran.atlassian.net/browse/SCRUM-30" TargetMode="External"/><Relationship Id="rId330" Type="http://schemas.openxmlformats.org/officeDocument/2006/relationships/hyperlink" Target="https://carlosguzmantorres-poligran.atlassian.net/browse/SCRUM-128" TargetMode="External"/><Relationship Id="rId568" Type="http://schemas.openxmlformats.org/officeDocument/2006/relationships/hyperlink" Target="https://carlosguzmantorres-poligran.atlassian.net/secure/ViewProfile.jspa?accountId=712020%3A68af7727-738f-42f3-a282-6c44482aeaf7" TargetMode="External"/><Relationship Id="rId775" Type="http://schemas.openxmlformats.org/officeDocument/2006/relationships/hyperlink" Target="https://carlosguzmantorres-poligran.atlassian.net/browse/SCRUM-13" TargetMode="External"/><Relationship Id="rId982" Type="http://schemas.openxmlformats.org/officeDocument/2006/relationships/hyperlink" Target="https://carlosguzmantorres-poligran.atlassian.net/browse/SCRUM-18" TargetMode="External"/><Relationship Id="rId428" Type="http://schemas.openxmlformats.org/officeDocument/2006/relationships/hyperlink" Target="https://carlosguzmantorres-poligran.atlassian.net/secure/BrowseProject.jspa?id=10000" TargetMode="External"/><Relationship Id="rId635" Type="http://schemas.openxmlformats.org/officeDocument/2006/relationships/hyperlink" Target="https://carlosguzmantorres-poligran.atlassian.net/secure/ViewProfile.jspa?accountId=712020%3A68af7727-738f-42f3-a282-6c44482aeaf7" TargetMode="External"/><Relationship Id="rId842" Type="http://schemas.openxmlformats.org/officeDocument/2006/relationships/hyperlink" Target="https://carlosguzmantorres-poligran.atlassian.net/browse/SCRUM-106" TargetMode="External"/><Relationship Id="rId1058" Type="http://schemas.openxmlformats.org/officeDocument/2006/relationships/hyperlink" Target="https://carlosguzmantorres-poligran.atlassian.net/secure/ViewProfile.jspa?accountId=712020%3A68af7727-738f-42f3-a282-6c44482aeaf7" TargetMode="External"/><Relationship Id="rId274" Type="http://schemas.openxmlformats.org/officeDocument/2006/relationships/hyperlink" Target="https://carlosguzmantorres-poligran.atlassian.net/secure/ViewProfile.jspa?accountId=712020%3A68af7727-738f-42f3-a282-6c44482aeaf7" TargetMode="External"/><Relationship Id="rId481" Type="http://schemas.openxmlformats.org/officeDocument/2006/relationships/hyperlink" Target="https://carlosguzmantorres-poligran.atlassian.net/browse/SCRUM-46" TargetMode="External"/><Relationship Id="rId702" Type="http://schemas.openxmlformats.org/officeDocument/2006/relationships/hyperlink" Target="https://carlosguzmantorres-poligran.atlassian.net/browse/SCRUM-12" TargetMode="External"/><Relationship Id="rId1125" Type="http://schemas.openxmlformats.org/officeDocument/2006/relationships/hyperlink" Target="https://carlosguzmantorres-poligran.atlassian.net/browse/SCRUM-166" TargetMode="External"/><Relationship Id="rId69" Type="http://schemas.openxmlformats.org/officeDocument/2006/relationships/hyperlink" Target="https://carlosguzmantorres-poligran.atlassian.net/browse/SCRUM-73" TargetMode="External"/><Relationship Id="rId134" Type="http://schemas.openxmlformats.org/officeDocument/2006/relationships/hyperlink" Target="https://carlosguzmantorres-poligran.atlassian.net/browse/SCRUM-6" TargetMode="External"/><Relationship Id="rId579" Type="http://schemas.openxmlformats.org/officeDocument/2006/relationships/hyperlink" Target="https://carlosguzmantorres-poligran.atlassian.net/browse/SCRUM-9" TargetMode="External"/><Relationship Id="rId786" Type="http://schemas.openxmlformats.org/officeDocument/2006/relationships/hyperlink" Target="https://carlosguzmantorres-poligran.atlassian.net/browse/SCRUM-14" TargetMode="External"/><Relationship Id="rId993" Type="http://schemas.openxmlformats.org/officeDocument/2006/relationships/hyperlink" Target="https://carlosguzmantorres-poligran.atlassian.net/secure/BrowseProject.jspa?id=10000" TargetMode="External"/><Relationship Id="rId341" Type="http://schemas.openxmlformats.org/officeDocument/2006/relationships/hyperlink" Target="https://carlosguzmantorres-poligran.atlassian.net/browse/SCRUM-11" TargetMode="External"/><Relationship Id="rId439" Type="http://schemas.openxmlformats.org/officeDocument/2006/relationships/hyperlink" Target="https://carlosguzmantorres-poligran.atlassian.net/browse/SCRUM-39" TargetMode="External"/><Relationship Id="rId646" Type="http://schemas.openxmlformats.org/officeDocument/2006/relationships/hyperlink" Target="https://carlosguzmantorres-poligran.atlassian.net/browse/SCRUM-11" TargetMode="External"/><Relationship Id="rId1069" Type="http://schemas.openxmlformats.org/officeDocument/2006/relationships/hyperlink" Target="https://carlosguzmantorres-poligran.atlassian.net/browse/SCRUM-27" TargetMode="External"/><Relationship Id="rId201" Type="http://schemas.openxmlformats.org/officeDocument/2006/relationships/hyperlink" Target="https://carlosguzmantorres-poligran.atlassian.net/secure/BrowseProject.jspa?id=10000" TargetMode="External"/><Relationship Id="rId285" Type="http://schemas.openxmlformats.org/officeDocument/2006/relationships/hyperlink" Target="https://carlosguzmantorres-poligran.atlassian.net/browse/SCRUM-136" TargetMode="External"/><Relationship Id="rId506" Type="http://schemas.openxmlformats.org/officeDocument/2006/relationships/hyperlink" Target="https://carlosguzmantorres-poligran.atlassian.net/secure/BrowseProject.jspa?id=10000" TargetMode="External"/><Relationship Id="rId853" Type="http://schemas.openxmlformats.org/officeDocument/2006/relationships/hyperlink" Target="https://carlosguzmantorres-poligran.atlassian.net/browse/SCRUM-15" TargetMode="External"/><Relationship Id="rId1136" Type="http://schemas.openxmlformats.org/officeDocument/2006/relationships/hyperlink" Target="https://carlosguzmantorres-poligran.atlassian.net/browse/SCRUM-166" TargetMode="External"/><Relationship Id="rId492" Type="http://schemas.openxmlformats.org/officeDocument/2006/relationships/hyperlink" Target="https://carlosguzmantorres-poligran.atlassian.net/browse/SCRUM-7" TargetMode="External"/><Relationship Id="rId713" Type="http://schemas.openxmlformats.org/officeDocument/2006/relationships/hyperlink" Target="https://carlosguzmantorres-poligran.atlassian.net/secure/ViewProfile.jspa?accountId=712020%3A68af7727-738f-42f3-a282-6c44482aeaf7" TargetMode="External"/><Relationship Id="rId797" Type="http://schemas.openxmlformats.org/officeDocument/2006/relationships/hyperlink" Target="https://carlosguzmantorres-poligran.atlassian.net/secure/ViewProfile.jspa?accountId=712020%3A68af7727-738f-42f3-a282-6c44482aeaf7" TargetMode="External"/><Relationship Id="rId920" Type="http://schemas.openxmlformats.org/officeDocument/2006/relationships/hyperlink" Target="https://carlosguzmantorres-poligran.atlassian.net/browse/SCRUM-128" TargetMode="External"/><Relationship Id="rId145" Type="http://schemas.openxmlformats.org/officeDocument/2006/relationships/hyperlink" Target="https://carlosguzmantorres-poligran.atlassian.net/browse/SCRUM-37" TargetMode="External"/><Relationship Id="rId352" Type="http://schemas.openxmlformats.org/officeDocument/2006/relationships/hyperlink" Target="https://carlosguzmantorres-poligran.atlassian.net/secure/BrowseProject.jspa?id=10000" TargetMode="External"/><Relationship Id="rId212" Type="http://schemas.openxmlformats.org/officeDocument/2006/relationships/hyperlink" Target="https://carlosguzmantorres-poligran.atlassian.net/browse/SCRUM-93" TargetMode="External"/><Relationship Id="rId657" Type="http://schemas.openxmlformats.org/officeDocument/2006/relationships/hyperlink" Target="https://carlosguzmantorres-poligran.atlassian.net/secure/BrowseProject.jspa?id=10000" TargetMode="External"/><Relationship Id="rId864" Type="http://schemas.openxmlformats.org/officeDocument/2006/relationships/hyperlink" Target="https://carlosguzmantorres-poligran.atlassian.net/browse/SCRUM-15" TargetMode="External"/><Relationship Id="rId296" Type="http://schemas.openxmlformats.org/officeDocument/2006/relationships/hyperlink" Target="https://carlosguzmantorres-poligran.atlassian.net/browse/SCRUM-138" TargetMode="External"/><Relationship Id="rId517" Type="http://schemas.openxmlformats.org/officeDocument/2006/relationships/hyperlink" Target="https://carlosguzmantorres-poligran.atlassian.net/browse/SCRUM-52" TargetMode="External"/><Relationship Id="rId724" Type="http://schemas.openxmlformats.org/officeDocument/2006/relationships/hyperlink" Target="https://carlosguzmantorres-poligran.atlassian.net/browse/SCRUM-12" TargetMode="External"/><Relationship Id="rId931" Type="http://schemas.openxmlformats.org/officeDocument/2006/relationships/hyperlink" Target="https://carlosguzmantorres-poligran.atlassian.net/browse/SCRUM-19" TargetMode="External"/><Relationship Id="rId1147" Type="http://schemas.openxmlformats.org/officeDocument/2006/relationships/hyperlink" Target="https://carlosguzmantorres-poligran.atlassian.net/secure/ViewProfile.jspa?accountId=712020%3A68af7727-738f-42f3-a282-6c44482aeaf7" TargetMode="External"/><Relationship Id="rId60" Type="http://schemas.openxmlformats.org/officeDocument/2006/relationships/hyperlink" Target="https://carlosguzmantorres-poligran.atlassian.net/secure/ViewProfile.jspa?accountId=712020%3A68af7727-738f-42f3-a282-6c44482aeaf7" TargetMode="External"/><Relationship Id="rId156" Type="http://schemas.openxmlformats.org/officeDocument/2006/relationships/hyperlink" Target="https://carlosguzmantorres-poligran.atlassian.net/issues/?jql=project%3D10000%20AND%20%22fixVersion%22%3D10000%20ORDER%20BY%20priority%20ASC" TargetMode="External"/><Relationship Id="rId363" Type="http://schemas.openxmlformats.org/officeDocument/2006/relationships/hyperlink" Target="https://carlosguzmantorres-poligran.atlassian.net/browse/SCRUM-26" TargetMode="External"/><Relationship Id="rId570" Type="http://schemas.openxmlformats.org/officeDocument/2006/relationships/hyperlink" Target="https://carlosguzmantorres-poligran.atlassian.net/browse/SCRUM-9" TargetMode="External"/><Relationship Id="rId1007" Type="http://schemas.openxmlformats.org/officeDocument/2006/relationships/hyperlink" Target="https://carlosguzmantorres-poligran.atlassian.net/secure/ViewProfile.jspa?accountId=712020%3A68af7727-738f-42f3-a282-6c44482aeaf7" TargetMode="External"/><Relationship Id="rId223" Type="http://schemas.openxmlformats.org/officeDocument/2006/relationships/hyperlink" Target="https://carlosguzmantorres-poligran.atlassian.net/secure/BrowseProject.jspa?id=10000" TargetMode="External"/><Relationship Id="rId430" Type="http://schemas.openxmlformats.org/officeDocument/2006/relationships/hyperlink" Target="https://carlosguzmantorres-poligran.atlassian.net/secure/ViewProfile.jspa?accountId=712020%3A68af7727-738f-42f3-a282-6c44482aeaf7" TargetMode="External"/><Relationship Id="rId668" Type="http://schemas.openxmlformats.org/officeDocument/2006/relationships/hyperlink" Target="https://carlosguzmantorres-poligran.atlassian.net/browse/SCRUM-77" TargetMode="External"/><Relationship Id="rId875" Type="http://schemas.openxmlformats.org/officeDocument/2006/relationships/hyperlink" Target="https://carlosguzmantorres-poligran.atlassian.net/secure/ViewProfile.jspa?accountId=712020%3A68af7727-738f-42f3-a282-6c44482aeaf7" TargetMode="External"/><Relationship Id="rId1060" Type="http://schemas.openxmlformats.org/officeDocument/2006/relationships/hyperlink" Target="https://carlosguzmantorres-poligran.atlassian.net/browse/SCRUM-167" TargetMode="External"/><Relationship Id="rId18" Type="http://schemas.openxmlformats.org/officeDocument/2006/relationships/hyperlink" Target="https://carlosguzmantorres-poligran.atlassian.net/browse/SCRUM-58" TargetMode="External"/><Relationship Id="rId528" Type="http://schemas.openxmlformats.org/officeDocument/2006/relationships/hyperlink" Target="https://carlosguzmantorres-poligran.atlassian.net/browse/SCRUM-8" TargetMode="External"/><Relationship Id="rId735" Type="http://schemas.openxmlformats.org/officeDocument/2006/relationships/hyperlink" Target="https://carlosguzmantorres-poligran.atlassian.net/secure/BrowseProject.jspa?id=10000" TargetMode="External"/><Relationship Id="rId942" Type="http://schemas.openxmlformats.org/officeDocument/2006/relationships/hyperlink" Target="https://carlosguzmantorres-poligran.atlassian.net/browse/SCRUM-17" TargetMode="External"/><Relationship Id="rId167" Type="http://schemas.openxmlformats.org/officeDocument/2006/relationships/hyperlink" Target="https://carlosguzmantorres-poligran.atlassian.net/browse/SCRUM-44" TargetMode="External"/><Relationship Id="rId374" Type="http://schemas.openxmlformats.org/officeDocument/2006/relationships/hyperlink" Target="https://carlosguzmantorres-poligran.atlassian.net/secure/BrowseProject.jspa?id=10000" TargetMode="External"/><Relationship Id="rId581" Type="http://schemas.openxmlformats.org/officeDocument/2006/relationships/hyperlink" Target="https://carlosguzmantorres-poligran.atlassian.net/browse/SCRUM-10" TargetMode="External"/><Relationship Id="rId1018" Type="http://schemas.openxmlformats.org/officeDocument/2006/relationships/hyperlink" Target="https://carlosguzmantorres-poligran.atlassian.net/browse/SCRUM-18" TargetMode="External"/><Relationship Id="rId71" Type="http://schemas.openxmlformats.org/officeDocument/2006/relationships/hyperlink" Target="https://carlosguzmantorres-poligran.atlassian.net/browse/SCRUM-74" TargetMode="External"/><Relationship Id="rId234" Type="http://schemas.openxmlformats.org/officeDocument/2006/relationships/hyperlink" Target="https://carlosguzmantorres-poligran.atlassian.net/browse/SCRUM-100" TargetMode="External"/><Relationship Id="rId679" Type="http://schemas.openxmlformats.org/officeDocument/2006/relationships/hyperlink" Target="https://carlosguzmantorres-poligran.atlassian.net/browse/SCRUM-11" TargetMode="External"/><Relationship Id="rId802" Type="http://schemas.openxmlformats.org/officeDocument/2006/relationships/hyperlink" Target="https://carlosguzmantorres-poligran.atlassian.net/browse/SCRUM-14" TargetMode="External"/><Relationship Id="rId886" Type="http://schemas.openxmlformats.org/officeDocument/2006/relationships/hyperlink" Target="https://carlosguzmantorres-poligran.atlassian.net/browse/SCRUM-19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rlosguzmantorres-poligran.atlassian.net/browse/SCRUM-24" TargetMode="External"/><Relationship Id="rId441" Type="http://schemas.openxmlformats.org/officeDocument/2006/relationships/hyperlink" Target="https://carlosguzmantorres-poligran.atlassian.net/browse/SCRUM-6" TargetMode="External"/><Relationship Id="rId539" Type="http://schemas.openxmlformats.org/officeDocument/2006/relationships/hyperlink" Target="https://carlosguzmantorres-poligran.atlassian.net/browse/SCRUM-9" TargetMode="External"/><Relationship Id="rId746" Type="http://schemas.openxmlformats.org/officeDocument/2006/relationships/hyperlink" Target="https://carlosguzmantorres-poligran.atlassian.net/browse/SCRUM-90" TargetMode="External"/><Relationship Id="rId1071" Type="http://schemas.openxmlformats.org/officeDocument/2006/relationships/hyperlink" Target="https://carlosguzmantorres-poligran.atlassian.net/secure/BrowseProject.jspa?id=10000" TargetMode="External"/><Relationship Id="rId178" Type="http://schemas.openxmlformats.org/officeDocument/2006/relationships/hyperlink" Target="https://carlosguzmantorres-poligran.atlassian.net/browse/SCRUM-8" TargetMode="External"/><Relationship Id="rId301" Type="http://schemas.openxmlformats.org/officeDocument/2006/relationships/hyperlink" Target="https://carlosguzmantorres-poligran.atlassian.net/browse/SCRUM-140" TargetMode="External"/><Relationship Id="rId953" Type="http://schemas.openxmlformats.org/officeDocument/2006/relationships/hyperlink" Target="https://carlosguzmantorres-poligran.atlassian.net/secure/ViewProfile.jspa?accountId=712020%3A68af7727-738f-42f3-a282-6c44482aeaf7" TargetMode="External"/><Relationship Id="rId1029" Type="http://schemas.openxmlformats.org/officeDocument/2006/relationships/hyperlink" Target="https://carlosguzmantorres-poligran.atlassian.net/browse/SCRUM-149" TargetMode="External"/><Relationship Id="rId82" Type="http://schemas.openxmlformats.org/officeDocument/2006/relationships/hyperlink" Target="https://carlosguzmantorres-poligran.atlassian.net/browse/SCRUM-80" TargetMode="External"/><Relationship Id="rId385" Type="http://schemas.openxmlformats.org/officeDocument/2006/relationships/hyperlink" Target="https://carlosguzmantorres-poligran.atlassian.net/browse/SCRUM-30" TargetMode="External"/><Relationship Id="rId592" Type="http://schemas.openxmlformats.org/officeDocument/2006/relationships/hyperlink" Target="https://carlosguzmantorres-poligran.atlassian.net/browse/SCRUM-10" TargetMode="External"/><Relationship Id="rId606" Type="http://schemas.openxmlformats.org/officeDocument/2006/relationships/hyperlink" Target="https://carlosguzmantorres-poligran.atlassian.net/browse/SCRUM-10" TargetMode="External"/><Relationship Id="rId813" Type="http://schemas.openxmlformats.org/officeDocument/2006/relationships/hyperlink" Target="https://carlosguzmantorres-poligran.atlassian.net/secure/BrowseProject.jspa?id=10000" TargetMode="External"/><Relationship Id="rId245" Type="http://schemas.openxmlformats.org/officeDocument/2006/relationships/hyperlink" Target="https://carlosguzmantorres-poligran.atlassian.net/secure/BrowseProject.jspa?id=10000" TargetMode="External"/><Relationship Id="rId452" Type="http://schemas.openxmlformats.org/officeDocument/2006/relationships/hyperlink" Target="https://carlosguzmantorres-poligran.atlassian.net/secure/BrowseProject.jspa?id=10000" TargetMode="External"/><Relationship Id="rId897" Type="http://schemas.openxmlformats.org/officeDocument/2006/relationships/hyperlink" Target="https://carlosguzmantorres-poligran.atlassian.net/secure/BrowseProject.jspa?id=10000" TargetMode="External"/><Relationship Id="rId1082" Type="http://schemas.openxmlformats.org/officeDocument/2006/relationships/hyperlink" Target="https://carlosguzmantorres-poligran.atlassian.net/browse/SCRUM-174" TargetMode="External"/><Relationship Id="rId105" Type="http://schemas.openxmlformats.org/officeDocument/2006/relationships/hyperlink" Target="https://carlosguzmantorres-poligran.atlassian.net/browse/SCRUM-87" TargetMode="External"/><Relationship Id="rId312" Type="http://schemas.openxmlformats.org/officeDocument/2006/relationships/hyperlink" Target="https://carlosguzmantorres-poligran.atlassian.net/browse/SCRUM-19" TargetMode="External"/><Relationship Id="rId757" Type="http://schemas.openxmlformats.org/officeDocument/2006/relationships/hyperlink" Target="https://carlosguzmantorres-poligran.atlassian.net/browse/SCRUM-13" TargetMode="External"/><Relationship Id="rId964" Type="http://schemas.openxmlformats.org/officeDocument/2006/relationships/hyperlink" Target="https://carlosguzmantorres-poligran.atlassian.net/browse/SCRUM-17" TargetMode="External"/><Relationship Id="rId93" Type="http://schemas.openxmlformats.org/officeDocument/2006/relationships/hyperlink" Target="https://carlosguzmantorres-poligran.atlassian.net/browse/SCRUM-81" TargetMode="External"/><Relationship Id="rId189" Type="http://schemas.openxmlformats.org/officeDocument/2006/relationships/hyperlink" Target="https://carlosguzmantorres-poligran.atlassian.net/browse/SCRUM-51" TargetMode="External"/><Relationship Id="rId396" Type="http://schemas.openxmlformats.org/officeDocument/2006/relationships/hyperlink" Target="https://carlosguzmantorres-poligran.atlassian.net/browse/SCRUM-5" TargetMode="External"/><Relationship Id="rId617" Type="http://schemas.openxmlformats.org/officeDocument/2006/relationships/hyperlink" Target="https://carlosguzmantorres-poligran.atlassian.net/secure/ViewProfile.jspa?accountId=712020%3A68af7727-738f-42f3-a282-6c44482aeaf7" TargetMode="External"/><Relationship Id="rId824" Type="http://schemas.openxmlformats.org/officeDocument/2006/relationships/hyperlink" Target="https://carlosguzmantorres-poligran.atlassian.net/browse/SCRUM-103" TargetMode="External"/><Relationship Id="rId256" Type="http://schemas.openxmlformats.org/officeDocument/2006/relationships/hyperlink" Target="https://carlosguzmantorres-poligran.atlassian.net/browse/SCRUM-107" TargetMode="External"/><Relationship Id="rId463" Type="http://schemas.openxmlformats.org/officeDocument/2006/relationships/hyperlink" Target="https://carlosguzmantorres-poligran.atlassian.net/browse/SCRUM-43" TargetMode="External"/><Relationship Id="rId670" Type="http://schemas.openxmlformats.org/officeDocument/2006/relationships/hyperlink" Target="https://carlosguzmantorres-poligran.atlassian.net/browse/SCRUM-11" TargetMode="External"/><Relationship Id="rId1093" Type="http://schemas.openxmlformats.org/officeDocument/2006/relationships/hyperlink" Target="https://carlosguzmantorres-poligran.atlassian.net/browse/SCRUM-165" TargetMode="External"/><Relationship Id="rId1107" Type="http://schemas.openxmlformats.org/officeDocument/2006/relationships/hyperlink" Target="https://carlosguzmantorres-poligran.atlassian.net/browse/SCRUM-165" TargetMode="External"/><Relationship Id="rId116" Type="http://schemas.openxmlformats.org/officeDocument/2006/relationships/hyperlink" Target="https://carlosguzmantorres-poligran.atlassian.net/secure/ViewProfile.jspa?accountId=712020%3A68af7727-738f-42f3-a282-6c44482aeaf7" TargetMode="External"/><Relationship Id="rId323" Type="http://schemas.openxmlformats.org/officeDocument/2006/relationships/hyperlink" Target="https://carlosguzmantorres-poligran.atlassian.net/browse/SCRUM-125" TargetMode="External"/><Relationship Id="rId530" Type="http://schemas.openxmlformats.org/officeDocument/2006/relationships/hyperlink" Target="https://carlosguzmantorres-poligran.atlassian.net/secure/BrowseProject.jspa?id=10000" TargetMode="External"/><Relationship Id="rId768" Type="http://schemas.openxmlformats.org/officeDocument/2006/relationships/hyperlink" Target="https://carlosguzmantorres-poligran.atlassian.net/browse/SCRUM-13" TargetMode="External"/><Relationship Id="rId975" Type="http://schemas.openxmlformats.org/officeDocument/2006/relationships/hyperlink" Target="https://carlosguzmantorres-poligran.atlassian.net/secure/BrowseProject.jspa?id=10000" TargetMode="External"/><Relationship Id="rId20" Type="http://schemas.openxmlformats.org/officeDocument/2006/relationships/hyperlink" Target="https://carlosguzmantorres-poligran.atlassian.net/browse/SCRUM-59" TargetMode="External"/><Relationship Id="rId628" Type="http://schemas.openxmlformats.org/officeDocument/2006/relationships/hyperlink" Target="https://carlosguzmantorres-poligran.atlassian.net/browse/SCRUM-10" TargetMode="External"/><Relationship Id="rId835" Type="http://schemas.openxmlformats.org/officeDocument/2006/relationships/hyperlink" Target="https://carlosguzmantorres-poligran.atlassian.net/browse/SCRUM-15" TargetMode="External"/><Relationship Id="rId267" Type="http://schemas.openxmlformats.org/officeDocument/2006/relationships/hyperlink" Target="https://carlosguzmantorres-poligran.atlassian.net/browse/SCRUM-112" TargetMode="External"/><Relationship Id="rId474" Type="http://schemas.openxmlformats.org/officeDocument/2006/relationships/hyperlink" Target="https://carlosguzmantorres-poligran.atlassian.net/browse/SCRUM-7" TargetMode="External"/><Relationship Id="rId1020" Type="http://schemas.openxmlformats.org/officeDocument/2006/relationships/hyperlink" Target="https://carlosguzmantorres-poligran.atlassian.net/browse/SCRUM-27" TargetMode="External"/><Relationship Id="rId1118" Type="http://schemas.openxmlformats.org/officeDocument/2006/relationships/hyperlink" Target="https://carlosguzmantorres-poligran.atlassian.net/browse/SCRUM-166" TargetMode="External"/><Relationship Id="rId127" Type="http://schemas.openxmlformats.org/officeDocument/2006/relationships/hyperlink" Target="https://carlosguzmantorres-poligran.atlassian.net/browse/SCRUM-32" TargetMode="External"/><Relationship Id="rId681" Type="http://schemas.openxmlformats.org/officeDocument/2006/relationships/hyperlink" Target="https://carlosguzmantorres-poligran.atlassian.net/secure/BrowseProject.jspa?id=10000" TargetMode="External"/><Relationship Id="rId779" Type="http://schemas.openxmlformats.org/officeDocument/2006/relationships/hyperlink" Target="https://carlosguzmantorres-poligran.atlassian.net/secure/ViewProfile.jspa?accountId=712020%3A68af7727-738f-42f3-a282-6c44482aeaf7" TargetMode="External"/><Relationship Id="rId902" Type="http://schemas.openxmlformats.org/officeDocument/2006/relationships/hyperlink" Target="https://carlosguzmantorres-poligran.atlassian.net/browse/SCRUM-125" TargetMode="External"/><Relationship Id="rId986" Type="http://schemas.openxmlformats.org/officeDocument/2006/relationships/hyperlink" Target="https://carlosguzmantorres-poligran.atlassian.net/browse/SCRUM-139" TargetMode="External"/><Relationship Id="rId31" Type="http://schemas.openxmlformats.org/officeDocument/2006/relationships/hyperlink" Target="https://carlosguzmantorres-poligran.atlassian.net/secure/BrowseProject.jspa?id=10000" TargetMode="External"/><Relationship Id="rId334" Type="http://schemas.openxmlformats.org/officeDocument/2006/relationships/hyperlink" Target="https://carlosguzmantorres-poligran.atlassian.net/browse/SCRUM-130" TargetMode="External"/><Relationship Id="rId541" Type="http://schemas.openxmlformats.org/officeDocument/2006/relationships/hyperlink" Target="https://carlosguzmantorres-poligran.atlassian.net/browse/SCRUM-56" TargetMode="External"/><Relationship Id="rId639" Type="http://schemas.openxmlformats.org/officeDocument/2006/relationships/hyperlink" Target="https://carlosguzmantorres-poligran.atlassian.net/secure/BrowseProject.jspa?id=10000" TargetMode="External"/><Relationship Id="rId180" Type="http://schemas.openxmlformats.org/officeDocument/2006/relationships/hyperlink" Target="https://carlosguzmantorres-poligran.atlassian.net/issues/?jql=project%3D10000%20AND%20%22fixVersion%22%3D10000%20ORDER%20BY%20priority%20ASC" TargetMode="External"/><Relationship Id="rId278" Type="http://schemas.openxmlformats.org/officeDocument/2006/relationships/hyperlink" Target="https://carlosguzmantorres-poligran.atlassian.net/browse/SCRUM-132" TargetMode="External"/><Relationship Id="rId401" Type="http://schemas.openxmlformats.org/officeDocument/2006/relationships/hyperlink" Target="https://carlosguzmantorres-poligran.atlassian.net/browse/SCRUM-5" TargetMode="External"/><Relationship Id="rId846" Type="http://schemas.openxmlformats.org/officeDocument/2006/relationships/hyperlink" Target="https://carlosguzmantorres-poligran.atlassian.net/browse/SCRUM-15" TargetMode="External"/><Relationship Id="rId1031" Type="http://schemas.openxmlformats.org/officeDocument/2006/relationships/hyperlink" Target="https://carlosguzmantorres-poligran.atlassian.net/browse/SCRUM-150" TargetMode="External"/><Relationship Id="rId1129" Type="http://schemas.openxmlformats.org/officeDocument/2006/relationships/hyperlink" Target="https://carlosguzmantorres-poligran.atlassian.net/browse/SCRUM-166" TargetMode="External"/><Relationship Id="rId485" Type="http://schemas.openxmlformats.org/officeDocument/2006/relationships/hyperlink" Target="https://carlosguzmantorres-poligran.atlassian.net/browse/SCRUM-7" TargetMode="External"/><Relationship Id="rId692" Type="http://schemas.openxmlformats.org/officeDocument/2006/relationships/hyperlink" Target="https://carlosguzmantorres-poligran.atlassian.net/browse/SCRUM-81" TargetMode="External"/><Relationship Id="rId706" Type="http://schemas.openxmlformats.org/officeDocument/2006/relationships/hyperlink" Target="https://carlosguzmantorres-poligran.atlassian.net/browse/SCRUM-12" TargetMode="External"/><Relationship Id="rId913" Type="http://schemas.openxmlformats.org/officeDocument/2006/relationships/hyperlink" Target="https://carlosguzmantorres-poligran.atlassian.net/browse/SCRUM-19" TargetMode="External"/><Relationship Id="rId42" Type="http://schemas.openxmlformats.org/officeDocument/2006/relationships/hyperlink" Target="https://carlosguzmantorres-poligran.atlassian.net/browse/SCRUM-66" TargetMode="External"/><Relationship Id="rId138" Type="http://schemas.openxmlformats.org/officeDocument/2006/relationships/hyperlink" Target="https://carlosguzmantorres-poligran.atlassian.net/secure/ViewProfile.jspa?accountId=712020%3A68af7727-738f-42f3-a282-6c44482aeaf7" TargetMode="External"/><Relationship Id="rId345" Type="http://schemas.openxmlformats.org/officeDocument/2006/relationships/hyperlink" Target="https://carlosguzmantorres-poligran.atlassian.net/browse/SCRUM-11" TargetMode="External"/><Relationship Id="rId552" Type="http://schemas.openxmlformats.org/officeDocument/2006/relationships/hyperlink" Target="https://carlosguzmantorres-poligran.atlassian.net/browse/SCRUM-9" TargetMode="External"/><Relationship Id="rId997" Type="http://schemas.openxmlformats.org/officeDocument/2006/relationships/hyperlink" Target="https://carlosguzmantorres-poligran.atlassian.net/browse/SCRUM-18" TargetMode="External"/><Relationship Id="rId191" Type="http://schemas.openxmlformats.org/officeDocument/2006/relationships/hyperlink" Target="https://carlosguzmantorres-poligran.atlassian.net/browse/SCRUM-52" TargetMode="External"/><Relationship Id="rId205" Type="http://schemas.openxmlformats.org/officeDocument/2006/relationships/hyperlink" Target="https://carlosguzmantorres-poligran.atlassian.net/secure/ViewProfile.jspa?accountId=712020%3A68af7727-738f-42f3-a282-6c44482aeaf7" TargetMode="External"/><Relationship Id="rId412" Type="http://schemas.openxmlformats.org/officeDocument/2006/relationships/hyperlink" Target="https://carlosguzmantorres-poligran.atlassian.net/secure/ViewProfile.jspa?accountId=712020%3A68af7727-738f-42f3-a282-6c44482aeaf7" TargetMode="External"/><Relationship Id="rId857" Type="http://schemas.openxmlformats.org/officeDocument/2006/relationships/hyperlink" Target="https://carlosguzmantorres-poligran.atlassian.net/secure/ViewProfile.jspa?accountId=712020%3A68af7727-738f-42f3-a282-6c44482aeaf7" TargetMode="External"/><Relationship Id="rId1042" Type="http://schemas.openxmlformats.org/officeDocument/2006/relationships/hyperlink" Target="https://carlosguzmantorres-poligran.atlassian.net/browse/SCRUM-150" TargetMode="External"/><Relationship Id="rId289" Type="http://schemas.openxmlformats.org/officeDocument/2006/relationships/hyperlink" Target="https://carlosguzmantorres-poligran.atlassian.net/browse/SCRUM-27" TargetMode="External"/><Relationship Id="rId496" Type="http://schemas.openxmlformats.org/officeDocument/2006/relationships/hyperlink" Target="https://carlosguzmantorres-poligran.atlassian.net/secure/ViewProfile.jspa?accountId=712020%3A68af7727-738f-42f3-a282-6c44482aeaf7" TargetMode="External"/><Relationship Id="rId717" Type="http://schemas.openxmlformats.org/officeDocument/2006/relationships/hyperlink" Target="https://carlosguzmantorres-poligran.atlassian.net/secure/BrowseProject.jspa?id=10000" TargetMode="External"/><Relationship Id="rId924" Type="http://schemas.openxmlformats.org/officeDocument/2006/relationships/hyperlink" Target="https://carlosguzmantorres-poligran.atlassian.net/browse/SCRUM-19" TargetMode="External"/><Relationship Id="rId53" Type="http://schemas.openxmlformats.org/officeDocument/2006/relationships/hyperlink" Target="https://carlosguzmantorres-poligran.atlassian.net/browse/SCRUM-71" TargetMode="External"/><Relationship Id="rId149" Type="http://schemas.openxmlformats.org/officeDocument/2006/relationships/hyperlink" Target="https://carlosguzmantorres-poligran.atlassian.net/browse/SCRUM-39" TargetMode="External"/><Relationship Id="rId356" Type="http://schemas.openxmlformats.org/officeDocument/2006/relationships/hyperlink" Target="https://carlosguzmantorres-poligran.atlassian.net/secure/BrowseProject.jspa?id=10000" TargetMode="External"/><Relationship Id="rId563" Type="http://schemas.openxmlformats.org/officeDocument/2006/relationships/hyperlink" Target="https://carlosguzmantorres-poligran.atlassian.net/browse/SCRUM-9" TargetMode="External"/><Relationship Id="rId770" Type="http://schemas.openxmlformats.org/officeDocument/2006/relationships/hyperlink" Target="https://carlosguzmantorres-poligran.atlassian.net/browse/SCRUM-94" TargetMode="External"/><Relationship Id="rId216" Type="http://schemas.openxmlformats.org/officeDocument/2006/relationships/hyperlink" Target="https://carlosguzmantorres-poligran.atlassian.net/browse/SCRUM-95" TargetMode="External"/><Relationship Id="rId423" Type="http://schemas.openxmlformats.org/officeDocument/2006/relationships/hyperlink" Target="https://carlosguzmantorres-poligran.atlassian.net/browse/SCRUM-6" TargetMode="External"/><Relationship Id="rId868" Type="http://schemas.openxmlformats.org/officeDocument/2006/relationships/hyperlink" Target="https://carlosguzmantorres-poligran.atlassian.net/browse/SCRUM-15" TargetMode="External"/><Relationship Id="rId1053" Type="http://schemas.openxmlformats.org/officeDocument/2006/relationships/hyperlink" Target="https://carlosguzmantorres-poligran.atlassian.net/browse/SCRUM-27" TargetMode="External"/><Relationship Id="rId630" Type="http://schemas.openxmlformats.org/officeDocument/2006/relationships/hyperlink" Target="https://carlosguzmantorres-poligran.atlassian.net/browse/SCRUM-10" TargetMode="External"/><Relationship Id="rId728" Type="http://schemas.openxmlformats.org/officeDocument/2006/relationships/hyperlink" Target="https://carlosguzmantorres-poligran.atlassian.net/browse/SCRUM-87" TargetMode="External"/><Relationship Id="rId935" Type="http://schemas.openxmlformats.org/officeDocument/2006/relationships/hyperlink" Target="https://carlosguzmantorres-poligran.atlassian.net/secure/ViewProfile.jspa?accountId=712020%3A68af7727-738f-42f3-a282-6c44482aeaf7" TargetMode="External"/><Relationship Id="rId64" Type="http://schemas.openxmlformats.org/officeDocument/2006/relationships/hyperlink" Target="https://carlosguzmantorres-poligran.atlassian.net/browse/SCRUM-21" TargetMode="External"/><Relationship Id="rId367" Type="http://schemas.openxmlformats.org/officeDocument/2006/relationships/hyperlink" Target="https://carlosguzmantorres-poligran.atlassian.net/browse/SCRUM-27" TargetMode="External"/><Relationship Id="rId574" Type="http://schemas.openxmlformats.org/officeDocument/2006/relationships/hyperlink" Target="https://carlosguzmantorres-poligran.atlassian.net/secure/ViewProfile.jspa?accountId=712020%3A68af7727-738f-42f3-a282-6c44482aeaf7" TargetMode="External"/><Relationship Id="rId1120" Type="http://schemas.openxmlformats.org/officeDocument/2006/relationships/hyperlink" Target="https://carlosguzmantorres-poligran.atlassian.net/secure/ViewProfile.jspa?accountId=712020%3A68af7727-738f-42f3-a282-6c44482aeaf7" TargetMode="External"/><Relationship Id="rId227" Type="http://schemas.openxmlformats.org/officeDocument/2006/relationships/hyperlink" Target="https://carlosguzmantorres-poligran.atlassian.net/secure/ViewProfile.jspa?accountId=712020%3A68af7727-738f-42f3-a282-6c44482aeaf7" TargetMode="External"/><Relationship Id="rId781" Type="http://schemas.openxmlformats.org/officeDocument/2006/relationships/hyperlink" Target="https://carlosguzmantorres-poligran.atlassian.net/browse/SCRUM-13" TargetMode="External"/><Relationship Id="rId879" Type="http://schemas.openxmlformats.org/officeDocument/2006/relationships/hyperlink" Target="https://carlosguzmantorres-poligran.atlassian.net/secure/BrowseProject.jspa?id=10000" TargetMode="External"/><Relationship Id="rId434" Type="http://schemas.openxmlformats.org/officeDocument/2006/relationships/hyperlink" Target="https://carlosguzmantorres-poligran.atlassian.net/secure/BrowseProject.jspa?id=10000" TargetMode="External"/><Relationship Id="rId641" Type="http://schemas.openxmlformats.org/officeDocument/2006/relationships/hyperlink" Target="https://carlosguzmantorres-poligran.atlassian.net/secure/ViewProfile.jspa?accountId=712020%3A68af7727-738f-42f3-a282-6c44482aeaf7" TargetMode="External"/><Relationship Id="rId739" Type="http://schemas.openxmlformats.org/officeDocument/2006/relationships/hyperlink" Target="https://carlosguzmantorres-poligran.atlassian.net/browse/SCRUM-12" TargetMode="External"/><Relationship Id="rId1064" Type="http://schemas.openxmlformats.org/officeDocument/2006/relationships/hyperlink" Target="https://carlosguzmantorres-poligran.atlassian.net/browse/SCRUM-169" TargetMode="External"/><Relationship Id="rId280" Type="http://schemas.openxmlformats.org/officeDocument/2006/relationships/hyperlink" Target="https://carlosguzmantorres-poligran.atlassian.net/browse/SCRUM-133" TargetMode="External"/><Relationship Id="rId501" Type="http://schemas.openxmlformats.org/officeDocument/2006/relationships/hyperlink" Target="https://carlosguzmantorres-poligran.atlassian.net/browse/SCRUM-8" TargetMode="External"/><Relationship Id="rId946" Type="http://schemas.openxmlformats.org/officeDocument/2006/relationships/hyperlink" Target="https://carlosguzmantorres-poligran.atlassian.net/browse/SCRUM-17" TargetMode="External"/><Relationship Id="rId1131" Type="http://schemas.openxmlformats.org/officeDocument/2006/relationships/hyperlink" Target="https://carlosguzmantorres-poligran.atlassian.net/secure/BrowseProject.jspa?id=10000" TargetMode="External"/><Relationship Id="rId75" Type="http://schemas.openxmlformats.org/officeDocument/2006/relationships/hyperlink" Target="https://carlosguzmantorres-poligran.atlassian.net/browse/SCRUM-76" TargetMode="External"/><Relationship Id="rId140" Type="http://schemas.openxmlformats.org/officeDocument/2006/relationships/hyperlink" Target="https://carlosguzmantorres-poligran.atlassian.net/browse/SCRUM-35" TargetMode="External"/><Relationship Id="rId378" Type="http://schemas.openxmlformats.org/officeDocument/2006/relationships/hyperlink" Target="https://carlosguzmantorres-poligran.atlassian.net/browse/SCRUM-5" TargetMode="External"/><Relationship Id="rId585" Type="http://schemas.openxmlformats.org/officeDocument/2006/relationships/hyperlink" Target="https://carlosguzmantorres-poligran.atlassian.net/browse/SCRUM-10" TargetMode="External"/><Relationship Id="rId792" Type="http://schemas.openxmlformats.org/officeDocument/2006/relationships/hyperlink" Target="https://carlosguzmantorres-poligran.atlassian.net/browse/SCRUM-14" TargetMode="External"/><Relationship Id="rId806" Type="http://schemas.openxmlformats.org/officeDocument/2006/relationships/hyperlink" Target="https://carlosguzmantorres-poligran.atlassian.net/browse/SCRUM-100" TargetMode="External"/><Relationship Id="rId6" Type="http://schemas.openxmlformats.org/officeDocument/2006/relationships/hyperlink" Target="https://carlosguzmantorres-poligran.atlassian.net/browse/SCRUM-24" TargetMode="External"/><Relationship Id="rId238" Type="http://schemas.openxmlformats.org/officeDocument/2006/relationships/hyperlink" Target="https://carlosguzmantorres-poligran.atlassian.net/browse/SCRUM-102" TargetMode="External"/><Relationship Id="rId445" Type="http://schemas.openxmlformats.org/officeDocument/2006/relationships/hyperlink" Target="https://carlosguzmantorres-poligran.atlassian.net/browse/SCRUM-40" TargetMode="External"/><Relationship Id="rId652" Type="http://schemas.openxmlformats.org/officeDocument/2006/relationships/hyperlink" Target="https://carlosguzmantorres-poligran.atlassian.net/browse/SCRUM-11" TargetMode="External"/><Relationship Id="rId1075" Type="http://schemas.openxmlformats.org/officeDocument/2006/relationships/hyperlink" Target="https://carlosguzmantorres-poligran.atlassian.net/secure/ViewProfile.jspa?accountId=712020%3A68af7727-738f-42f3-a282-6c44482aeaf7" TargetMode="External"/><Relationship Id="rId291" Type="http://schemas.openxmlformats.org/officeDocument/2006/relationships/hyperlink" Target="https://carlosguzmantorres-poligran.atlassian.net/browse/SCRUM-18" TargetMode="External"/><Relationship Id="rId305" Type="http://schemas.openxmlformats.org/officeDocument/2006/relationships/hyperlink" Target="https://carlosguzmantorres-poligran.atlassian.net/browse/SCRUM-142" TargetMode="External"/><Relationship Id="rId512" Type="http://schemas.openxmlformats.org/officeDocument/2006/relationships/hyperlink" Target="https://carlosguzmantorres-poligran.atlassian.net/secure/BrowseProject.jspa?id=10000" TargetMode="External"/><Relationship Id="rId957" Type="http://schemas.openxmlformats.org/officeDocument/2006/relationships/hyperlink" Target="https://carlosguzmantorres-poligran.atlassian.net/secure/BrowseProject.jspa?id=10000" TargetMode="External"/><Relationship Id="rId1142" Type="http://schemas.openxmlformats.org/officeDocument/2006/relationships/hyperlink" Target="https://carlosguzmantorres-poligran.atlassian.net/browse/SCRUM-166" TargetMode="External"/><Relationship Id="rId86" Type="http://schemas.openxmlformats.org/officeDocument/2006/relationships/hyperlink" Target="https://carlosguzmantorres-poligran.atlassian.net/browse/SCRUM-12" TargetMode="External"/><Relationship Id="rId151" Type="http://schemas.openxmlformats.org/officeDocument/2006/relationships/hyperlink" Target="https://carlosguzmantorres-poligran.atlassian.net/browse/SCRUM-40" TargetMode="External"/><Relationship Id="rId389" Type="http://schemas.openxmlformats.org/officeDocument/2006/relationships/hyperlink" Target="https://carlosguzmantorres-poligran.atlassian.net/browse/SCRUM-5" TargetMode="External"/><Relationship Id="rId596" Type="http://schemas.openxmlformats.org/officeDocument/2006/relationships/hyperlink" Target="https://carlosguzmantorres-poligran.atlassian.net/browse/SCRUM-65" TargetMode="External"/><Relationship Id="rId817" Type="http://schemas.openxmlformats.org/officeDocument/2006/relationships/hyperlink" Target="https://carlosguzmantorres-poligran.atlassian.net/browse/SCRUM-14" TargetMode="External"/><Relationship Id="rId1002" Type="http://schemas.openxmlformats.org/officeDocument/2006/relationships/hyperlink" Target="https://carlosguzmantorres-poligran.atlassian.net/browse/SCRUM-18" TargetMode="External"/><Relationship Id="rId249" Type="http://schemas.openxmlformats.org/officeDocument/2006/relationships/hyperlink" Target="https://carlosguzmantorres-poligran.atlassian.net/secure/ViewProfile.jspa?accountId=712020%3A68af7727-738f-42f3-a282-6c44482aeaf7" TargetMode="External"/><Relationship Id="rId456" Type="http://schemas.openxmlformats.org/officeDocument/2006/relationships/hyperlink" Target="https://carlosguzmantorres-poligran.atlassian.net/browse/SCRUM-7" TargetMode="External"/><Relationship Id="rId663" Type="http://schemas.openxmlformats.org/officeDocument/2006/relationships/hyperlink" Target="https://carlosguzmantorres-poligran.atlassian.net/secure/BrowseProject.jspa?id=10000" TargetMode="External"/><Relationship Id="rId870" Type="http://schemas.openxmlformats.org/officeDocument/2006/relationships/hyperlink" Target="https://carlosguzmantorres-poligran.atlassian.net/browse/SCRUM-15" TargetMode="External"/><Relationship Id="rId1086" Type="http://schemas.openxmlformats.org/officeDocument/2006/relationships/hyperlink" Target="https://carlosguzmantorres-poligran.atlassian.net/browse/SCRUM-165" TargetMode="External"/><Relationship Id="rId13" Type="http://schemas.openxmlformats.org/officeDocument/2006/relationships/hyperlink" Target="https://carlosguzmantorres-poligran.atlassian.net/secure/ViewProfile.jspa?accountId=712020%3A68af7727-738f-42f3-a282-6c44482aeaf7" TargetMode="External"/><Relationship Id="rId109" Type="http://schemas.openxmlformats.org/officeDocument/2006/relationships/hyperlink" Target="https://carlosguzmantorres-poligran.atlassian.net/browse/SCRUM-89" TargetMode="External"/><Relationship Id="rId316" Type="http://schemas.openxmlformats.org/officeDocument/2006/relationships/hyperlink" Target="https://carlosguzmantorres-poligran.atlassian.net/secure/ViewProfile.jspa?accountId=712020%3A68af7727-738f-42f3-a282-6c44482aeaf7" TargetMode="External"/><Relationship Id="rId523" Type="http://schemas.openxmlformats.org/officeDocument/2006/relationships/hyperlink" Target="https://carlosguzmantorres-poligran.atlassian.net/browse/SCRUM-53" TargetMode="External"/><Relationship Id="rId968" Type="http://schemas.openxmlformats.org/officeDocument/2006/relationships/hyperlink" Target="https://carlosguzmantorres-poligran.atlassian.net/browse/SCRUM-136" TargetMode="External"/><Relationship Id="rId97" Type="http://schemas.openxmlformats.org/officeDocument/2006/relationships/hyperlink" Target="https://carlosguzmantorres-poligran.atlassian.net/browse/SCRUM-83" TargetMode="External"/><Relationship Id="rId730" Type="http://schemas.openxmlformats.org/officeDocument/2006/relationships/hyperlink" Target="https://carlosguzmantorres-poligran.atlassian.net/browse/SCRUM-12" TargetMode="External"/><Relationship Id="rId828" Type="http://schemas.openxmlformats.org/officeDocument/2006/relationships/hyperlink" Target="https://carlosguzmantorres-poligran.atlassian.net/browse/SCRUM-15" TargetMode="External"/><Relationship Id="rId1013" Type="http://schemas.openxmlformats.org/officeDocument/2006/relationships/hyperlink" Target="https://carlosguzmantorres-poligran.atlassian.net/secure/ViewProfile.jspa?accountId=712020%3A68af7727-738f-42f3-a282-6c44482aeaf7" TargetMode="External"/><Relationship Id="rId162" Type="http://schemas.openxmlformats.org/officeDocument/2006/relationships/hyperlink" Target="https://carlosguzmantorres-poligran.atlassian.net/browse/SCRUM-42" TargetMode="External"/><Relationship Id="rId467" Type="http://schemas.openxmlformats.org/officeDocument/2006/relationships/hyperlink" Target="https://carlosguzmantorres-poligran.atlassian.net/browse/SCRUM-7" TargetMode="External"/><Relationship Id="rId1097" Type="http://schemas.openxmlformats.org/officeDocument/2006/relationships/hyperlink" Target="https://carlosguzmantorres-poligran.atlassian.net/browse/SCRUM-165" TargetMode="External"/><Relationship Id="rId674" Type="http://schemas.openxmlformats.org/officeDocument/2006/relationships/hyperlink" Target="https://carlosguzmantorres-poligran.atlassian.net/browse/SCRUM-78" TargetMode="External"/><Relationship Id="rId881" Type="http://schemas.openxmlformats.org/officeDocument/2006/relationships/hyperlink" Target="https://carlosguzmantorres-poligran.atlassian.net/secure/ViewProfile.jspa?accountId=712020%3A68af7727-738f-42f3-a282-6c44482aeaf7" TargetMode="External"/><Relationship Id="rId979" Type="http://schemas.openxmlformats.org/officeDocument/2006/relationships/hyperlink" Target="https://carlosguzmantorres-poligran.atlassian.net/browse/SCRUM-18" TargetMode="External"/><Relationship Id="rId24" Type="http://schemas.openxmlformats.org/officeDocument/2006/relationships/hyperlink" Target="https://carlosguzmantorres-poligran.atlassian.net/browse/SCRUM-61" TargetMode="External"/><Relationship Id="rId327" Type="http://schemas.openxmlformats.org/officeDocument/2006/relationships/hyperlink" Target="https://carlosguzmantorres-poligran.atlassian.net/browse/SCRUM-127" TargetMode="External"/><Relationship Id="rId534" Type="http://schemas.openxmlformats.org/officeDocument/2006/relationships/hyperlink" Target="https://carlosguzmantorres-poligran.atlassian.net/browse/SCRUM-8" TargetMode="External"/><Relationship Id="rId741" Type="http://schemas.openxmlformats.org/officeDocument/2006/relationships/hyperlink" Target="https://carlosguzmantorres-poligran.atlassian.net/secure/BrowseProject.jspa?id=10000" TargetMode="External"/><Relationship Id="rId839" Type="http://schemas.openxmlformats.org/officeDocument/2006/relationships/hyperlink" Target="https://carlosguzmantorres-poligran.atlassian.net/secure/ViewProfile.jspa?accountId=712020%3A68af7727-738f-42f3-a282-6c44482aeaf7" TargetMode="External"/><Relationship Id="rId173" Type="http://schemas.openxmlformats.org/officeDocument/2006/relationships/hyperlink" Target="https://carlosguzmantorres-poligran.atlassian.net/browse/SCRUM-47" TargetMode="External"/><Relationship Id="rId380" Type="http://schemas.openxmlformats.org/officeDocument/2006/relationships/hyperlink" Target="https://carlosguzmantorres-poligran.atlassian.net/secure/BrowseProject.jspa?id=10000" TargetMode="External"/><Relationship Id="rId601" Type="http://schemas.openxmlformats.org/officeDocument/2006/relationships/hyperlink" Target="https://carlosguzmantorres-poligran.atlassian.net/browse/SCRUM-10" TargetMode="External"/><Relationship Id="rId1024" Type="http://schemas.openxmlformats.org/officeDocument/2006/relationships/hyperlink" Target="https://carlosguzmantorres-poligran.atlassian.net/issues/?jql=project%3D10000%20AND%20%22fixVersion%22%3D10003%20ORDER%20BY%20priority%20ASC" TargetMode="External"/><Relationship Id="rId240" Type="http://schemas.openxmlformats.org/officeDocument/2006/relationships/hyperlink" Target="https://carlosguzmantorres-poligran.atlassian.net/browse/SCRUM-103" TargetMode="External"/><Relationship Id="rId478" Type="http://schemas.openxmlformats.org/officeDocument/2006/relationships/hyperlink" Target="https://carlosguzmantorres-poligran.atlassian.net/secure/ViewProfile.jspa?accountId=712020%3A68af7727-738f-42f3-a282-6c44482aeaf7" TargetMode="External"/><Relationship Id="rId685" Type="http://schemas.openxmlformats.org/officeDocument/2006/relationships/hyperlink" Target="https://carlosguzmantorres-poligran.atlassian.net/browse/SCRUM-11" TargetMode="External"/><Relationship Id="rId892" Type="http://schemas.openxmlformats.org/officeDocument/2006/relationships/hyperlink" Target="https://carlosguzmantorres-poligran.atlassian.net/browse/SCRUM-19" TargetMode="External"/><Relationship Id="rId906" Type="http://schemas.openxmlformats.org/officeDocument/2006/relationships/hyperlink" Target="https://carlosguzmantorres-poligran.atlassian.net/browse/SCRUM-19" TargetMode="External"/><Relationship Id="rId35" Type="http://schemas.openxmlformats.org/officeDocument/2006/relationships/hyperlink" Target="https://carlosguzmantorres-poligran.atlassian.net/secure/ViewProfile.jspa?accountId=712020%3A68af7727-738f-42f3-a282-6c44482aeaf7" TargetMode="External"/><Relationship Id="rId100" Type="http://schemas.openxmlformats.org/officeDocument/2006/relationships/hyperlink" Target="https://carlosguzmantorres-poligran.atlassian.net/browse/SCRUM-85" TargetMode="External"/><Relationship Id="rId338" Type="http://schemas.openxmlformats.org/officeDocument/2006/relationships/hyperlink" Target="https://carlosguzmantorres-poligran.atlassian.net/secure/BrowseProject.jspa?id=10000" TargetMode="External"/><Relationship Id="rId545" Type="http://schemas.openxmlformats.org/officeDocument/2006/relationships/hyperlink" Target="https://carlosguzmantorres-poligran.atlassian.net/browse/SCRUM-9" TargetMode="External"/><Relationship Id="rId752" Type="http://schemas.openxmlformats.org/officeDocument/2006/relationships/hyperlink" Target="https://carlosguzmantorres-poligran.atlassian.net/browse/SCRUM-91" TargetMode="External"/><Relationship Id="rId184" Type="http://schemas.openxmlformats.org/officeDocument/2006/relationships/hyperlink" Target="https://carlosguzmantorres-poligran.atlassian.net/browse/SCRUM-49" TargetMode="External"/><Relationship Id="rId391" Type="http://schemas.openxmlformats.org/officeDocument/2006/relationships/hyperlink" Target="https://carlosguzmantorres-poligran.atlassian.net/browse/SCRUM-31" TargetMode="External"/><Relationship Id="rId405" Type="http://schemas.openxmlformats.org/officeDocument/2006/relationships/hyperlink" Target="https://carlosguzmantorres-poligran.atlassian.net/browse/SCRUM-5" TargetMode="External"/><Relationship Id="rId612" Type="http://schemas.openxmlformats.org/officeDocument/2006/relationships/hyperlink" Target="https://carlosguzmantorres-poligran.atlassian.net/browse/SCRUM-10" TargetMode="External"/><Relationship Id="rId1035" Type="http://schemas.openxmlformats.org/officeDocument/2006/relationships/hyperlink" Target="https://carlosguzmantorres-poligran.atlassian.net/browse/SCRUM-145" TargetMode="External"/><Relationship Id="rId251" Type="http://schemas.openxmlformats.org/officeDocument/2006/relationships/hyperlink" Target="https://carlosguzmantorres-poligran.atlassian.net/browse/SCRUM-104" TargetMode="External"/><Relationship Id="rId489" Type="http://schemas.openxmlformats.org/officeDocument/2006/relationships/hyperlink" Target="https://carlosguzmantorres-poligran.atlassian.net/browse/SCRUM-7" TargetMode="External"/><Relationship Id="rId696" Type="http://schemas.openxmlformats.org/officeDocument/2006/relationships/hyperlink" Target="https://carlosguzmantorres-poligran.atlassian.net/browse/SCRUM-12" TargetMode="External"/><Relationship Id="rId917" Type="http://schemas.openxmlformats.org/officeDocument/2006/relationships/hyperlink" Target="https://carlosguzmantorres-poligran.atlassian.net/secure/ViewProfile.jspa?accountId=712020%3A68af7727-738f-42f3-a282-6c44482aeaf7" TargetMode="External"/><Relationship Id="rId1102" Type="http://schemas.openxmlformats.org/officeDocument/2006/relationships/hyperlink" Target="https://carlosguzmantorres-poligran.atlassian.net/browse/SCRUM-169" TargetMode="External"/><Relationship Id="rId46" Type="http://schemas.openxmlformats.org/officeDocument/2006/relationships/hyperlink" Target="https://carlosguzmantorres-poligran.atlassian.net/browse/SCRUM-68" TargetMode="External"/><Relationship Id="rId349" Type="http://schemas.openxmlformats.org/officeDocument/2006/relationships/hyperlink" Target="https://carlosguzmantorres-poligran.atlassian.net/secure/ViewProfile.jspa?accountId=712020%3A68af7727-738f-42f3-a282-6c44482aeaf7" TargetMode="External"/><Relationship Id="rId556" Type="http://schemas.openxmlformats.org/officeDocument/2006/relationships/hyperlink" Target="https://carlosguzmantorres-poligran.atlassian.net/secure/ViewProfile.jspa?accountId=712020%3A68af7727-738f-42f3-a282-6c44482aeaf7" TargetMode="External"/><Relationship Id="rId763" Type="http://schemas.openxmlformats.org/officeDocument/2006/relationships/hyperlink" Target="https://carlosguzmantorres-poligran.atlassian.net/browse/SCRUM-13" TargetMode="External"/><Relationship Id="rId111" Type="http://schemas.openxmlformats.org/officeDocument/2006/relationships/hyperlink" Target="https://carlosguzmantorres-poligran.atlassian.net/browse/SCRUM-22" TargetMode="External"/><Relationship Id="rId195" Type="http://schemas.openxmlformats.org/officeDocument/2006/relationships/hyperlink" Target="https://carlosguzmantorres-poligran.atlassian.net/browse/SCRUM-54" TargetMode="External"/><Relationship Id="rId209" Type="http://schemas.openxmlformats.org/officeDocument/2006/relationships/hyperlink" Target="https://carlosguzmantorres-poligran.atlassian.net/browse/SCRUM-91" TargetMode="External"/><Relationship Id="rId416" Type="http://schemas.openxmlformats.org/officeDocument/2006/relationships/hyperlink" Target="https://carlosguzmantorres-poligran.atlassian.net/secure/BrowseProject.jspa?id=10000" TargetMode="External"/><Relationship Id="rId970" Type="http://schemas.openxmlformats.org/officeDocument/2006/relationships/hyperlink" Target="https://carlosguzmantorres-poligran.atlassian.net/browse/SCRUM-17" TargetMode="External"/><Relationship Id="rId1046" Type="http://schemas.openxmlformats.org/officeDocument/2006/relationships/hyperlink" Target="https://carlosguzmantorres-poligran.atlassian.net/browse/SCRUM-145" TargetMode="External"/><Relationship Id="rId623" Type="http://schemas.openxmlformats.org/officeDocument/2006/relationships/hyperlink" Target="https://carlosguzmantorres-poligran.atlassian.net/secure/ViewProfile.jspa?accountId=712020%3A68af7727-738f-42f3-a282-6c44482aeaf7" TargetMode="External"/><Relationship Id="rId830" Type="http://schemas.openxmlformats.org/officeDocument/2006/relationships/hyperlink" Target="https://carlosguzmantorres-poligran.atlassian.net/browse/SCRUM-104" TargetMode="External"/><Relationship Id="rId928" Type="http://schemas.openxmlformats.org/officeDocument/2006/relationships/hyperlink" Target="https://carlosguzmantorres-poligran.atlassian.net/browse/SCRUM-19" TargetMode="External"/><Relationship Id="rId57" Type="http://schemas.openxmlformats.org/officeDocument/2006/relationships/hyperlink" Target="https://carlosguzmantorres-poligran.atlassian.net/secure/BrowseProject.jspa?id=10000" TargetMode="External"/><Relationship Id="rId262" Type="http://schemas.openxmlformats.org/officeDocument/2006/relationships/hyperlink" Target="https://carlosguzmantorres-poligran.atlassian.net/browse/SCRUM-110" TargetMode="External"/><Relationship Id="rId567" Type="http://schemas.openxmlformats.org/officeDocument/2006/relationships/hyperlink" Target="https://carlosguzmantorres-poligran.atlassian.net/browse/SCRUM-9" TargetMode="External"/><Relationship Id="rId1113" Type="http://schemas.openxmlformats.org/officeDocument/2006/relationships/hyperlink" Target="https://carlosguzmantorres-poligran.atlassian.net/secure/ViewProfile.jspa?accountId=712020%3A68af7727-738f-42f3-a282-6c44482aeaf7" TargetMode="External"/><Relationship Id="rId122" Type="http://schemas.openxmlformats.org/officeDocument/2006/relationships/hyperlink" Target="https://carlosguzmantorres-poligran.atlassian.net/browse/SCRUM-30" TargetMode="External"/><Relationship Id="rId774" Type="http://schemas.openxmlformats.org/officeDocument/2006/relationships/hyperlink" Target="https://carlosguzmantorres-poligran.atlassian.net/browse/SCRUM-13" TargetMode="External"/><Relationship Id="rId981" Type="http://schemas.openxmlformats.org/officeDocument/2006/relationships/hyperlink" Target="https://carlosguzmantorres-poligran.atlassian.net/secure/BrowseProject.jspa?id=10000" TargetMode="External"/><Relationship Id="rId1057" Type="http://schemas.openxmlformats.org/officeDocument/2006/relationships/hyperlink" Target="https://carlosguzmantorres-poligran.atlassian.net/browse/SCRUM-27" TargetMode="External"/><Relationship Id="rId427" Type="http://schemas.openxmlformats.org/officeDocument/2006/relationships/hyperlink" Target="https://carlosguzmantorres-poligran.atlassian.net/browse/SCRUM-37" TargetMode="External"/><Relationship Id="rId634" Type="http://schemas.openxmlformats.org/officeDocument/2006/relationships/hyperlink" Target="https://carlosguzmantorres-poligran.atlassian.net/browse/SCRUM-10" TargetMode="External"/><Relationship Id="rId841" Type="http://schemas.openxmlformats.org/officeDocument/2006/relationships/hyperlink" Target="https://carlosguzmantorres-poligran.atlassian.net/browse/SCRUM-15" TargetMode="External"/><Relationship Id="rId273" Type="http://schemas.openxmlformats.org/officeDocument/2006/relationships/hyperlink" Target="https://carlosguzmantorres-poligran.atlassian.net/secure/ViewProfile.jspa?accountId=712020%3A68af7727-738f-42f3-a282-6c44482aeaf7" TargetMode="External"/><Relationship Id="rId480" Type="http://schemas.openxmlformats.org/officeDocument/2006/relationships/hyperlink" Target="https://carlosguzmantorres-poligran.atlassian.net/browse/SCRUM-7" TargetMode="External"/><Relationship Id="rId701" Type="http://schemas.openxmlformats.org/officeDocument/2006/relationships/hyperlink" Target="https://carlosguzmantorres-poligran.atlassian.net/secure/ViewProfile.jspa?accountId=712020%3A68af7727-738f-42f3-a282-6c44482aeaf7" TargetMode="External"/><Relationship Id="rId939" Type="http://schemas.openxmlformats.org/officeDocument/2006/relationships/hyperlink" Target="https://carlosguzmantorres-poligran.atlassian.net/secure/BrowseProject.jspa?id=10000" TargetMode="External"/><Relationship Id="rId1124" Type="http://schemas.openxmlformats.org/officeDocument/2006/relationships/hyperlink" Target="https://carlosguzmantorres-poligran.atlassian.net/secure/BrowseProject.jspa?id=10000" TargetMode="External"/><Relationship Id="rId68" Type="http://schemas.openxmlformats.org/officeDocument/2006/relationships/hyperlink" Target="https://carlosguzmantorres-poligran.atlassian.net/browse/SCRUM-73" TargetMode="External"/><Relationship Id="rId133" Type="http://schemas.openxmlformats.org/officeDocument/2006/relationships/hyperlink" Target="https://carlosguzmantorres-poligran.atlassian.net/browse/SCRUM-22" TargetMode="External"/><Relationship Id="rId340" Type="http://schemas.openxmlformats.org/officeDocument/2006/relationships/hyperlink" Target="https://carlosguzmantorres-poligran.atlassian.net/secure/ViewProfile.jspa?accountId=712020%3A68af7727-738f-42f3-a282-6c44482aeaf7" TargetMode="External"/><Relationship Id="rId578" Type="http://schemas.openxmlformats.org/officeDocument/2006/relationships/hyperlink" Target="https://carlosguzmantorres-poligran.atlassian.net/secure/BrowseProject.jspa?id=10000" TargetMode="External"/><Relationship Id="rId785" Type="http://schemas.openxmlformats.org/officeDocument/2006/relationships/hyperlink" Target="https://carlosguzmantorres-poligran.atlassian.net/secure/ViewProfile.jspa?accountId=712020%3A68af7727-738f-42f3-a282-6c44482aeaf7" TargetMode="External"/><Relationship Id="rId992" Type="http://schemas.openxmlformats.org/officeDocument/2006/relationships/hyperlink" Target="https://carlosguzmantorres-poligran.atlassian.net/browse/SCRUM-140" TargetMode="External"/><Relationship Id="rId200" Type="http://schemas.openxmlformats.org/officeDocument/2006/relationships/hyperlink" Target="https://carlosguzmantorres-poligran.atlassian.net/browse/SCRUM-13" TargetMode="External"/><Relationship Id="rId438" Type="http://schemas.openxmlformats.org/officeDocument/2006/relationships/hyperlink" Target="https://carlosguzmantorres-poligran.atlassian.net/browse/SCRUM-6" TargetMode="External"/><Relationship Id="rId645" Type="http://schemas.openxmlformats.org/officeDocument/2006/relationships/hyperlink" Target="https://carlosguzmantorres-poligran.atlassian.net/secure/BrowseProject.jspa?id=10000" TargetMode="External"/><Relationship Id="rId852" Type="http://schemas.openxmlformats.org/officeDocument/2006/relationships/hyperlink" Target="https://carlosguzmantorres-poligran.atlassian.net/browse/SCRUM-15" TargetMode="External"/><Relationship Id="rId1068" Type="http://schemas.openxmlformats.org/officeDocument/2006/relationships/hyperlink" Target="https://carlosguzmantorres-poligran.atlassian.net/browse/SCRUM-27" TargetMode="External"/><Relationship Id="rId284" Type="http://schemas.openxmlformats.org/officeDocument/2006/relationships/hyperlink" Target="https://carlosguzmantorres-poligran.atlassian.net/browse/SCRUM-135" TargetMode="External"/><Relationship Id="rId491" Type="http://schemas.openxmlformats.org/officeDocument/2006/relationships/hyperlink" Target="https://carlosguzmantorres-poligran.atlassian.net/browse/SCRUM-7" TargetMode="External"/><Relationship Id="rId505" Type="http://schemas.openxmlformats.org/officeDocument/2006/relationships/hyperlink" Target="https://carlosguzmantorres-poligran.atlassian.net/browse/SCRUM-50" TargetMode="External"/><Relationship Id="rId712" Type="http://schemas.openxmlformats.org/officeDocument/2006/relationships/hyperlink" Target="https://carlosguzmantorres-poligran.atlassian.net/browse/SCRUM-12" TargetMode="External"/><Relationship Id="rId1135" Type="http://schemas.openxmlformats.org/officeDocument/2006/relationships/hyperlink" Target="https://carlosguzmantorres-poligran.atlassian.net/browse/SCRUM-166" TargetMode="External"/><Relationship Id="rId79" Type="http://schemas.openxmlformats.org/officeDocument/2006/relationships/hyperlink" Target="https://carlosguzmantorres-poligran.atlassian.net/browse/SCRUM-78" TargetMode="External"/><Relationship Id="rId144" Type="http://schemas.openxmlformats.org/officeDocument/2006/relationships/hyperlink" Target="https://carlosguzmantorres-poligran.atlassian.net/browse/SCRUM-37" TargetMode="External"/><Relationship Id="rId589" Type="http://schemas.openxmlformats.org/officeDocument/2006/relationships/hyperlink" Target="https://carlosguzmantorres-poligran.atlassian.net/browse/SCRUM-10" TargetMode="External"/><Relationship Id="rId796" Type="http://schemas.openxmlformats.org/officeDocument/2006/relationships/hyperlink" Target="https://carlosguzmantorres-poligran.atlassian.net/browse/SCRUM-14" TargetMode="External"/><Relationship Id="rId351" Type="http://schemas.openxmlformats.org/officeDocument/2006/relationships/hyperlink" Target="https://carlosguzmantorres-poligran.atlassian.net/browse/SCRUM-23" TargetMode="External"/><Relationship Id="rId449" Type="http://schemas.openxmlformats.org/officeDocument/2006/relationships/hyperlink" Target="https://carlosguzmantorres-poligran.atlassian.net/browse/SCRUM-7" TargetMode="External"/><Relationship Id="rId656" Type="http://schemas.openxmlformats.org/officeDocument/2006/relationships/hyperlink" Target="https://carlosguzmantorres-poligran.atlassian.net/browse/SCRUM-75" TargetMode="External"/><Relationship Id="rId863" Type="http://schemas.openxmlformats.org/officeDocument/2006/relationships/hyperlink" Target="https://carlosguzmantorres-poligran.atlassian.net/secure/ViewProfile.jspa?accountId=712020%3A68af7727-738f-42f3-a282-6c44482aeaf7" TargetMode="External"/><Relationship Id="rId1079" Type="http://schemas.openxmlformats.org/officeDocument/2006/relationships/hyperlink" Target="https://carlosguzmantorres-poligran.atlassian.net/browse/SCRUM-172" TargetMode="External"/><Relationship Id="rId211" Type="http://schemas.openxmlformats.org/officeDocument/2006/relationships/hyperlink" Target="https://carlosguzmantorres-poligran.atlassian.net/browse/SCRUM-92" TargetMode="External"/><Relationship Id="rId295" Type="http://schemas.openxmlformats.org/officeDocument/2006/relationships/hyperlink" Target="https://carlosguzmantorres-poligran.atlassian.net/secure/ViewProfile.jspa?accountId=712020%3A68af7727-738f-42f3-a282-6c44482aeaf7" TargetMode="External"/><Relationship Id="rId309" Type="http://schemas.openxmlformats.org/officeDocument/2006/relationships/hyperlink" Target="https://carlosguzmantorres-poligran.atlassian.net/browse/SCRUM-144" TargetMode="External"/><Relationship Id="rId516" Type="http://schemas.openxmlformats.org/officeDocument/2006/relationships/hyperlink" Target="https://carlosguzmantorres-poligran.atlassian.net/browse/SCRUM-8" TargetMode="External"/><Relationship Id="rId1146" Type="http://schemas.openxmlformats.org/officeDocument/2006/relationships/hyperlink" Target="https://carlosguzmantorres-poligran.atlassian.net/browse/SCRUM-166" TargetMode="External"/><Relationship Id="rId723" Type="http://schemas.openxmlformats.org/officeDocument/2006/relationships/hyperlink" Target="https://carlosguzmantorres-poligran.atlassian.net/secure/BrowseProject.jspa?id=10000" TargetMode="External"/><Relationship Id="rId930" Type="http://schemas.openxmlformats.org/officeDocument/2006/relationships/hyperlink" Target="https://carlosguzmantorres-poligran.atlassian.net/browse/SCRUM-19" TargetMode="External"/><Relationship Id="rId1006" Type="http://schemas.openxmlformats.org/officeDocument/2006/relationships/hyperlink" Target="https://carlosguzmantorres-poligran.atlassian.net/browse/SCRUM-18" TargetMode="External"/><Relationship Id="rId155" Type="http://schemas.openxmlformats.org/officeDocument/2006/relationships/hyperlink" Target="https://carlosguzmantorres-poligran.atlassian.net/secure/BrowseProject.jspa?id=10000" TargetMode="External"/><Relationship Id="rId362" Type="http://schemas.openxmlformats.org/officeDocument/2006/relationships/hyperlink" Target="https://carlosguzmantorres-poligran.atlassian.net/secure/ViewProfile.jspa?accountId=712020%3A68af7727-738f-42f3-a282-6c44482aeaf7" TargetMode="External"/><Relationship Id="rId222" Type="http://schemas.openxmlformats.org/officeDocument/2006/relationships/hyperlink" Target="https://carlosguzmantorres-poligran.atlassian.net/browse/SCRUM-14" TargetMode="External"/><Relationship Id="rId667" Type="http://schemas.openxmlformats.org/officeDocument/2006/relationships/hyperlink" Target="https://carlosguzmantorres-poligran.atlassian.net/browse/SCRUM-11" TargetMode="External"/><Relationship Id="rId874" Type="http://schemas.openxmlformats.org/officeDocument/2006/relationships/hyperlink" Target="https://carlosguzmantorres-poligran.atlassian.net/browse/SCRUM-15" TargetMode="External"/><Relationship Id="rId17" Type="http://schemas.openxmlformats.org/officeDocument/2006/relationships/hyperlink" Target="https://carlosguzmantorres-poligran.atlassian.net/browse/SCRUM-57" TargetMode="External"/><Relationship Id="rId527" Type="http://schemas.openxmlformats.org/officeDocument/2006/relationships/hyperlink" Target="https://carlosguzmantorres-poligran.atlassian.net/browse/SCRUM-8" TargetMode="External"/><Relationship Id="rId734" Type="http://schemas.openxmlformats.org/officeDocument/2006/relationships/hyperlink" Target="https://carlosguzmantorres-poligran.atlassian.net/browse/SCRUM-88" TargetMode="External"/><Relationship Id="rId941" Type="http://schemas.openxmlformats.org/officeDocument/2006/relationships/hyperlink" Target="https://carlosguzmantorres-poligran.atlassian.net/secure/ViewProfile.jspa?accountId=712020%3A68af7727-738f-42f3-a282-6c44482aeaf7" TargetMode="External"/><Relationship Id="rId70" Type="http://schemas.openxmlformats.org/officeDocument/2006/relationships/hyperlink" Target="https://carlosguzmantorres-poligran.atlassian.net/browse/SCRUM-74" TargetMode="External"/><Relationship Id="rId166" Type="http://schemas.openxmlformats.org/officeDocument/2006/relationships/hyperlink" Target="https://carlosguzmantorres-poligran.atlassian.net/browse/SCRUM-44" TargetMode="External"/><Relationship Id="rId373" Type="http://schemas.openxmlformats.org/officeDocument/2006/relationships/hyperlink" Target="https://carlosguzmantorres-poligran.atlassian.net/browse/SCRUM-28" TargetMode="External"/><Relationship Id="rId580" Type="http://schemas.openxmlformats.org/officeDocument/2006/relationships/hyperlink" Target="https://carlosguzmantorres-poligran.atlassian.net/secure/ViewProfile.jspa?accountId=712020%3A68af7727-738f-42f3-a282-6c44482aeaf7" TargetMode="External"/><Relationship Id="rId801" Type="http://schemas.openxmlformats.org/officeDocument/2006/relationships/hyperlink" Target="https://carlosguzmantorres-poligran.atlassian.net/secure/BrowseProject.jspa?id=10000" TargetMode="External"/><Relationship Id="rId1017" Type="http://schemas.openxmlformats.org/officeDocument/2006/relationships/hyperlink" Target="https://carlosguzmantorres-poligran.atlassian.net/secure/BrowseProject.jspa?id=10000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carlosguzmantorres-poligran.atlassian.net/browse/SCRUM-99" TargetMode="External"/><Relationship Id="rId440" Type="http://schemas.openxmlformats.org/officeDocument/2006/relationships/hyperlink" Target="https://carlosguzmantorres-poligran.atlassian.net/secure/BrowseProject.jspa?id=10000" TargetMode="External"/><Relationship Id="rId678" Type="http://schemas.openxmlformats.org/officeDocument/2006/relationships/hyperlink" Target="https://carlosguzmantorres-poligran.atlassian.net/browse/SCRUM-11" TargetMode="External"/><Relationship Id="rId885" Type="http://schemas.openxmlformats.org/officeDocument/2006/relationships/hyperlink" Target="https://carlosguzmantorres-poligran.atlassian.net/secure/BrowseProject.jspa?id=10000" TargetMode="External"/><Relationship Id="rId1070" Type="http://schemas.openxmlformats.org/officeDocument/2006/relationships/hyperlink" Target="https://carlosguzmantorres-poligran.atlassian.net/browse/SCRUM-166" TargetMode="External"/><Relationship Id="rId28" Type="http://schemas.openxmlformats.org/officeDocument/2006/relationships/hyperlink" Target="https://carlosguzmantorres-poligran.atlassian.net/browse/SCRUM-24" TargetMode="External"/><Relationship Id="rId300" Type="http://schemas.openxmlformats.org/officeDocument/2006/relationships/hyperlink" Target="https://carlosguzmantorres-poligran.atlassian.net/browse/SCRUM-140" TargetMode="External"/><Relationship Id="rId538" Type="http://schemas.openxmlformats.org/officeDocument/2006/relationships/hyperlink" Target="https://carlosguzmantorres-poligran.atlassian.net/secure/ViewProfile.jspa?accountId=712020%3A68af7727-738f-42f3-a282-6c44482aeaf7" TargetMode="External"/><Relationship Id="rId745" Type="http://schemas.openxmlformats.org/officeDocument/2006/relationships/hyperlink" Target="https://carlosguzmantorres-poligran.atlassian.net/browse/SCRUM-13" TargetMode="External"/><Relationship Id="rId952" Type="http://schemas.openxmlformats.org/officeDocument/2006/relationships/hyperlink" Target="https://carlosguzmantorres-poligran.atlassian.net/browse/SCRUM-17" TargetMode="External"/><Relationship Id="rId81" Type="http://schemas.openxmlformats.org/officeDocument/2006/relationships/hyperlink" Target="https://carlosguzmantorres-poligran.atlassian.net/browse/SCRUM-79" TargetMode="External"/><Relationship Id="rId177" Type="http://schemas.openxmlformats.org/officeDocument/2006/relationships/hyperlink" Target="https://carlosguzmantorres-poligran.atlassian.net/browse/SCRUM-23" TargetMode="External"/><Relationship Id="rId384" Type="http://schemas.openxmlformats.org/officeDocument/2006/relationships/hyperlink" Target="https://carlosguzmantorres-poligran.atlassian.net/browse/SCRUM-5" TargetMode="External"/><Relationship Id="rId591" Type="http://schemas.openxmlformats.org/officeDocument/2006/relationships/hyperlink" Target="https://carlosguzmantorres-poligran.atlassian.net/secure/BrowseProject.jspa?id=10000" TargetMode="External"/><Relationship Id="rId605" Type="http://schemas.openxmlformats.org/officeDocument/2006/relationships/hyperlink" Target="https://carlosguzmantorres-poligran.atlassian.net/secure/ViewProfile.jspa?accountId=712020%3A68af7727-738f-42f3-a282-6c44482aeaf7" TargetMode="External"/><Relationship Id="rId812" Type="http://schemas.openxmlformats.org/officeDocument/2006/relationships/hyperlink" Target="https://carlosguzmantorres-poligran.atlassian.net/browse/SCRUM-101" TargetMode="External"/><Relationship Id="rId1028" Type="http://schemas.openxmlformats.org/officeDocument/2006/relationships/hyperlink" Target="https://carlosguzmantorres-poligran.atlassian.net/browse/SCRUM-149" TargetMode="External"/><Relationship Id="rId244" Type="http://schemas.openxmlformats.org/officeDocument/2006/relationships/hyperlink" Target="https://carlosguzmantorres-poligran.atlassian.net/browse/SCRUM-15" TargetMode="External"/><Relationship Id="rId689" Type="http://schemas.openxmlformats.org/officeDocument/2006/relationships/hyperlink" Target="https://carlosguzmantorres-poligran.atlassian.net/secure/ViewProfile.jspa?accountId=712020%3A68af7727-738f-42f3-a282-6c44482aeaf7" TargetMode="External"/><Relationship Id="rId896" Type="http://schemas.openxmlformats.org/officeDocument/2006/relationships/hyperlink" Target="https://carlosguzmantorres-poligran.atlassian.net/browse/SCRUM-124" TargetMode="External"/><Relationship Id="rId1081" Type="http://schemas.openxmlformats.org/officeDocument/2006/relationships/hyperlink" Target="https://carlosguzmantorres-poligran.atlassian.net/browse/SCRUM-173" TargetMode="External"/><Relationship Id="rId39" Type="http://schemas.openxmlformats.org/officeDocument/2006/relationships/hyperlink" Target="https://carlosguzmantorres-poligran.atlassian.net/browse/SCRUM-64" TargetMode="External"/><Relationship Id="rId451" Type="http://schemas.openxmlformats.org/officeDocument/2006/relationships/hyperlink" Target="https://carlosguzmantorres-poligran.atlassian.net/browse/SCRUM-41" TargetMode="External"/><Relationship Id="rId549" Type="http://schemas.openxmlformats.org/officeDocument/2006/relationships/hyperlink" Target="https://carlosguzmantorres-poligran.atlassian.net/browse/SCRUM-9" TargetMode="External"/><Relationship Id="rId756" Type="http://schemas.openxmlformats.org/officeDocument/2006/relationships/hyperlink" Target="https://carlosguzmantorres-poligran.atlassian.net/browse/SCRUM-13" TargetMode="External"/><Relationship Id="rId104" Type="http://schemas.openxmlformats.org/officeDocument/2006/relationships/hyperlink" Target="https://carlosguzmantorres-poligran.atlassian.net/browse/SCRUM-87" TargetMode="External"/><Relationship Id="rId188" Type="http://schemas.openxmlformats.org/officeDocument/2006/relationships/hyperlink" Target="https://carlosguzmantorres-poligran.atlassian.net/browse/SCRUM-51" TargetMode="External"/><Relationship Id="rId311" Type="http://schemas.openxmlformats.org/officeDocument/2006/relationships/hyperlink" Target="https://carlosguzmantorres-poligran.atlassian.net/browse/SCRUM-27" TargetMode="External"/><Relationship Id="rId395" Type="http://schemas.openxmlformats.org/officeDocument/2006/relationships/hyperlink" Target="https://carlosguzmantorres-poligran.atlassian.net/browse/SCRUM-5" TargetMode="External"/><Relationship Id="rId409" Type="http://schemas.openxmlformats.org/officeDocument/2006/relationships/hyperlink" Target="https://carlosguzmantorres-poligran.atlassian.net/browse/SCRUM-34" TargetMode="External"/><Relationship Id="rId963" Type="http://schemas.openxmlformats.org/officeDocument/2006/relationships/hyperlink" Target="https://carlosguzmantorres-poligran.atlassian.net/secure/BrowseProject.jspa?id=10000" TargetMode="External"/><Relationship Id="rId1039" Type="http://schemas.openxmlformats.org/officeDocument/2006/relationships/hyperlink" Target="https://carlosguzmantorres-poligran.atlassian.net/secure/ViewProfile.jspa?accountId=712020%3A68af7727-738f-42f3-a282-6c44482aeaf7" TargetMode="External"/><Relationship Id="rId92" Type="http://schemas.openxmlformats.org/officeDocument/2006/relationships/hyperlink" Target="https://carlosguzmantorres-poligran.atlassian.net/browse/SCRUM-81" TargetMode="External"/><Relationship Id="rId616" Type="http://schemas.openxmlformats.org/officeDocument/2006/relationships/hyperlink" Target="https://carlosguzmantorres-poligran.atlassian.net/browse/SCRUM-10" TargetMode="External"/><Relationship Id="rId823" Type="http://schemas.openxmlformats.org/officeDocument/2006/relationships/hyperlink" Target="https://carlosguzmantorres-poligran.atlassian.net/browse/SCRUM-14" TargetMode="External"/><Relationship Id="rId255" Type="http://schemas.openxmlformats.org/officeDocument/2006/relationships/hyperlink" Target="https://carlosguzmantorres-poligran.atlassian.net/browse/SCRUM-106" TargetMode="External"/><Relationship Id="rId462" Type="http://schemas.openxmlformats.org/officeDocument/2006/relationships/hyperlink" Target="https://carlosguzmantorres-poligran.atlassian.net/browse/SCRUM-7" TargetMode="External"/><Relationship Id="rId1092" Type="http://schemas.openxmlformats.org/officeDocument/2006/relationships/hyperlink" Target="https://carlosguzmantorres-poligran.atlassian.net/secure/ViewProfile.jspa?accountId=712020%3A68af7727-738f-42f3-a282-6c44482aeaf7" TargetMode="External"/><Relationship Id="rId1106" Type="http://schemas.openxmlformats.org/officeDocument/2006/relationships/hyperlink" Target="https://carlosguzmantorres-poligran.atlassian.net/secure/ViewProfile.jspa?accountId=712020%3A68af7727-738f-42f3-a282-6c44482aeaf7" TargetMode="External"/><Relationship Id="rId115" Type="http://schemas.openxmlformats.org/officeDocument/2006/relationships/hyperlink" Target="https://carlosguzmantorres-poligran.atlassian.net/browse/SCRUM-22" TargetMode="External"/><Relationship Id="rId322" Type="http://schemas.openxmlformats.org/officeDocument/2006/relationships/hyperlink" Target="https://carlosguzmantorres-poligran.atlassian.net/browse/SCRUM-124" TargetMode="External"/><Relationship Id="rId767" Type="http://schemas.openxmlformats.org/officeDocument/2006/relationships/hyperlink" Target="https://carlosguzmantorres-poligran.atlassian.net/secure/ViewProfile.jspa?accountId=712020%3A68af7727-738f-42f3-a282-6c44482aeaf7" TargetMode="External"/><Relationship Id="rId974" Type="http://schemas.openxmlformats.org/officeDocument/2006/relationships/hyperlink" Target="https://carlosguzmantorres-poligran.atlassian.net/browse/SCRUM-137" TargetMode="External"/><Relationship Id="rId199" Type="http://schemas.openxmlformats.org/officeDocument/2006/relationships/hyperlink" Target="https://carlosguzmantorres-poligran.atlassian.net/browse/SCRUM-26" TargetMode="External"/><Relationship Id="rId627" Type="http://schemas.openxmlformats.org/officeDocument/2006/relationships/hyperlink" Target="https://carlosguzmantorres-poligran.atlassian.net/secure/BrowseProject.jspa?id=10000" TargetMode="External"/><Relationship Id="rId834" Type="http://schemas.openxmlformats.org/officeDocument/2006/relationships/hyperlink" Target="https://carlosguzmantorres-poligran.atlassian.net/browse/SCRUM-15" TargetMode="External"/><Relationship Id="rId266" Type="http://schemas.openxmlformats.org/officeDocument/2006/relationships/hyperlink" Target="https://carlosguzmantorres-poligran.atlassian.net/browse/SCRUM-112" TargetMode="External"/><Relationship Id="rId473" Type="http://schemas.openxmlformats.org/officeDocument/2006/relationships/hyperlink" Target="https://carlosguzmantorres-poligran.atlassian.net/browse/SCRUM-7" TargetMode="External"/><Relationship Id="rId680" Type="http://schemas.openxmlformats.org/officeDocument/2006/relationships/hyperlink" Target="https://carlosguzmantorres-poligran.atlassian.net/browse/SCRUM-79" TargetMode="External"/><Relationship Id="rId901" Type="http://schemas.openxmlformats.org/officeDocument/2006/relationships/hyperlink" Target="https://carlosguzmantorres-poligran.atlassian.net/browse/SCRUM-19" TargetMode="External"/><Relationship Id="rId1117" Type="http://schemas.openxmlformats.org/officeDocument/2006/relationships/hyperlink" Target="https://carlosguzmantorres-poligran.atlassian.net/secure/BrowseProject.jspa?id=10000" TargetMode="External"/><Relationship Id="rId30" Type="http://schemas.openxmlformats.org/officeDocument/2006/relationships/hyperlink" Target="https://carlosguzmantorres-poligran.atlassian.net/browse/SCRUM-10" TargetMode="External"/><Relationship Id="rId126" Type="http://schemas.openxmlformats.org/officeDocument/2006/relationships/hyperlink" Target="https://carlosguzmantorres-poligran.atlassian.net/browse/SCRUM-32" TargetMode="External"/><Relationship Id="rId333" Type="http://schemas.openxmlformats.org/officeDocument/2006/relationships/hyperlink" Target="https://carlosguzmantorres-poligran.atlassian.net/browse/SCRUM-130" TargetMode="External"/><Relationship Id="rId540" Type="http://schemas.openxmlformats.org/officeDocument/2006/relationships/hyperlink" Target="https://carlosguzmantorres-poligran.atlassian.net/browse/SCRUM-9" TargetMode="External"/><Relationship Id="rId778" Type="http://schemas.openxmlformats.org/officeDocument/2006/relationships/hyperlink" Target="https://carlosguzmantorres-poligran.atlassian.net/browse/SCRUM-13" TargetMode="External"/><Relationship Id="rId985" Type="http://schemas.openxmlformats.org/officeDocument/2006/relationships/hyperlink" Target="https://carlosguzmantorres-poligran.atlassian.net/browse/SCRUM-18" TargetMode="External"/><Relationship Id="rId638" Type="http://schemas.openxmlformats.org/officeDocument/2006/relationships/hyperlink" Target="https://carlosguzmantorres-poligran.atlassian.net/browse/SCRUM-72" TargetMode="External"/><Relationship Id="rId845" Type="http://schemas.openxmlformats.org/officeDocument/2006/relationships/hyperlink" Target="https://carlosguzmantorres-poligran.atlassian.net/secure/ViewProfile.jspa?accountId=712020%3A68af7727-738f-42f3-a282-6c44482aeaf7" TargetMode="External"/><Relationship Id="rId1030" Type="http://schemas.openxmlformats.org/officeDocument/2006/relationships/hyperlink" Target="https://carlosguzmantorres-poligran.atlassian.net/browse/SCRUM-150" TargetMode="External"/><Relationship Id="rId277" Type="http://schemas.openxmlformats.org/officeDocument/2006/relationships/hyperlink" Target="https://carlosguzmantorres-poligran.atlassian.net/browse/SCRUM-132" TargetMode="External"/><Relationship Id="rId400" Type="http://schemas.openxmlformats.org/officeDocument/2006/relationships/hyperlink" Target="https://carlosguzmantorres-poligran.atlassian.net/secure/ViewProfile.jspa?accountId=712020%3A68af7727-738f-42f3-a282-6c44482aeaf7" TargetMode="External"/><Relationship Id="rId484" Type="http://schemas.openxmlformats.org/officeDocument/2006/relationships/hyperlink" Target="https://carlosguzmantorres-poligran.atlassian.net/secure/ViewProfile.jspa?accountId=712020%3A68af7727-738f-42f3-a282-6c44482aeaf7" TargetMode="External"/><Relationship Id="rId705" Type="http://schemas.openxmlformats.org/officeDocument/2006/relationships/hyperlink" Target="https://carlosguzmantorres-poligran.atlassian.net/secure/BrowseProject.jspa?id=10000" TargetMode="External"/><Relationship Id="rId1128" Type="http://schemas.openxmlformats.org/officeDocument/2006/relationships/hyperlink" Target="https://carlosguzmantorres-poligran.atlassian.net/browse/SCRUM-166" TargetMode="External"/><Relationship Id="rId137" Type="http://schemas.openxmlformats.org/officeDocument/2006/relationships/hyperlink" Target="https://carlosguzmantorres-poligran.atlassian.net/browse/SCRUM-22" TargetMode="External"/><Relationship Id="rId344" Type="http://schemas.openxmlformats.org/officeDocument/2006/relationships/hyperlink" Target="https://carlosguzmantorres-poligran.atlassian.net/secure/BrowseProject.jspa?id=10000" TargetMode="External"/><Relationship Id="rId691" Type="http://schemas.openxmlformats.org/officeDocument/2006/relationships/hyperlink" Target="https://carlosguzmantorres-poligran.atlassian.net/browse/SCRUM-12" TargetMode="External"/><Relationship Id="rId789" Type="http://schemas.openxmlformats.org/officeDocument/2006/relationships/hyperlink" Target="https://carlosguzmantorres-poligran.atlassian.net/secure/BrowseProject.jspa?id=10000" TargetMode="External"/><Relationship Id="rId912" Type="http://schemas.openxmlformats.org/officeDocument/2006/relationships/hyperlink" Target="https://carlosguzmantorres-poligran.atlassian.net/browse/SCRUM-19" TargetMode="External"/><Relationship Id="rId996" Type="http://schemas.openxmlformats.org/officeDocument/2006/relationships/hyperlink" Target="https://carlosguzmantorres-poligran.atlassian.net/browse/SCRUM-18" TargetMode="External"/><Relationship Id="rId41" Type="http://schemas.openxmlformats.org/officeDocument/2006/relationships/hyperlink" Target="https://carlosguzmantorres-poligran.atlassian.net/browse/SCRUM-65" TargetMode="External"/><Relationship Id="rId551" Type="http://schemas.openxmlformats.org/officeDocument/2006/relationships/hyperlink" Target="https://carlosguzmantorres-poligran.atlassian.net/browse/SCRUM-9" TargetMode="External"/><Relationship Id="rId649" Type="http://schemas.openxmlformats.org/officeDocument/2006/relationships/hyperlink" Target="https://carlosguzmantorres-poligran.atlassian.net/browse/SCRUM-11" TargetMode="External"/><Relationship Id="rId856" Type="http://schemas.openxmlformats.org/officeDocument/2006/relationships/hyperlink" Target="https://carlosguzmantorres-poligran.atlassian.net/browse/SCRUM-15" TargetMode="External"/><Relationship Id="rId190" Type="http://schemas.openxmlformats.org/officeDocument/2006/relationships/hyperlink" Target="https://carlosguzmantorres-poligran.atlassian.net/browse/SCRUM-52" TargetMode="External"/><Relationship Id="rId204" Type="http://schemas.openxmlformats.org/officeDocument/2006/relationships/hyperlink" Target="https://carlosguzmantorres-poligran.atlassian.net/secure/ViewProfile.jspa?accountId=712020%3A68af7727-738f-42f3-a282-6c44482aeaf7" TargetMode="External"/><Relationship Id="rId288" Type="http://schemas.openxmlformats.org/officeDocument/2006/relationships/hyperlink" Target="https://carlosguzmantorres-poligran.atlassian.net/browse/SCRUM-137" TargetMode="External"/><Relationship Id="rId411" Type="http://schemas.openxmlformats.org/officeDocument/2006/relationships/hyperlink" Target="https://carlosguzmantorres-poligran.atlassian.net/browse/SCRUM-5" TargetMode="External"/><Relationship Id="rId509" Type="http://schemas.openxmlformats.org/officeDocument/2006/relationships/hyperlink" Target="https://carlosguzmantorres-poligran.atlassian.net/browse/SCRUM-8" TargetMode="External"/><Relationship Id="rId1041" Type="http://schemas.openxmlformats.org/officeDocument/2006/relationships/hyperlink" Target="https://carlosguzmantorres-poligran.atlassian.net/browse/SCRUM-145" TargetMode="External"/><Relationship Id="rId1139" Type="http://schemas.openxmlformats.org/officeDocument/2006/relationships/hyperlink" Target="https://carlosguzmantorres-poligran.atlassian.net/browse/SCRUM-166" TargetMode="External"/><Relationship Id="rId495" Type="http://schemas.openxmlformats.org/officeDocument/2006/relationships/hyperlink" Target="https://carlosguzmantorres-poligran.atlassian.net/browse/SCRUM-7" TargetMode="External"/><Relationship Id="rId716" Type="http://schemas.openxmlformats.org/officeDocument/2006/relationships/hyperlink" Target="https://carlosguzmantorres-poligran.atlassian.net/browse/SCRUM-85" TargetMode="External"/><Relationship Id="rId923" Type="http://schemas.openxmlformats.org/officeDocument/2006/relationships/hyperlink" Target="https://carlosguzmantorres-poligran.atlassian.net/secure/ViewProfile.jspa?accountId=712020%3A68af7727-738f-42f3-a282-6c44482aeaf7" TargetMode="External"/><Relationship Id="rId52" Type="http://schemas.openxmlformats.org/officeDocument/2006/relationships/hyperlink" Target="https://carlosguzmantorres-poligran.atlassian.net/browse/SCRUM-71" TargetMode="External"/><Relationship Id="rId148" Type="http://schemas.openxmlformats.org/officeDocument/2006/relationships/hyperlink" Target="https://carlosguzmantorres-poligran.atlassian.net/browse/SCRUM-39" TargetMode="External"/><Relationship Id="rId355" Type="http://schemas.openxmlformats.org/officeDocument/2006/relationships/hyperlink" Target="https://carlosguzmantorres-poligran.atlassian.net/browse/SCRUM-24" TargetMode="External"/><Relationship Id="rId562" Type="http://schemas.openxmlformats.org/officeDocument/2006/relationships/hyperlink" Target="https://carlosguzmantorres-poligran.atlassian.net/secure/ViewProfile.jspa?accountId=712020%3A68af7727-738f-42f3-a282-6c44482aeaf7" TargetMode="External"/><Relationship Id="rId215" Type="http://schemas.openxmlformats.org/officeDocument/2006/relationships/hyperlink" Target="https://carlosguzmantorres-poligran.atlassian.net/browse/SCRUM-94" TargetMode="External"/><Relationship Id="rId422" Type="http://schemas.openxmlformats.org/officeDocument/2006/relationships/hyperlink" Target="https://carlosguzmantorres-poligran.atlassian.net/secure/BrowseProject.jspa?id=10000" TargetMode="External"/><Relationship Id="rId867" Type="http://schemas.openxmlformats.org/officeDocument/2006/relationships/hyperlink" Target="https://carlosguzmantorres-poligran.atlassian.net/secure/BrowseProject.jspa?id=10000" TargetMode="External"/><Relationship Id="rId1052" Type="http://schemas.openxmlformats.org/officeDocument/2006/relationships/hyperlink" Target="https://carlosguzmantorres-poligran.atlassian.net/browse/SCRUM-27" TargetMode="External"/><Relationship Id="rId299" Type="http://schemas.openxmlformats.org/officeDocument/2006/relationships/hyperlink" Target="https://carlosguzmantorres-poligran.atlassian.net/browse/SCRUM-139" TargetMode="External"/><Relationship Id="rId727" Type="http://schemas.openxmlformats.org/officeDocument/2006/relationships/hyperlink" Target="https://carlosguzmantorres-poligran.atlassian.net/browse/SCRUM-12" TargetMode="External"/><Relationship Id="rId934" Type="http://schemas.openxmlformats.org/officeDocument/2006/relationships/hyperlink" Target="https://carlosguzmantorres-poligran.atlassian.net/browse/SCRUM-19" TargetMode="External"/><Relationship Id="rId63" Type="http://schemas.openxmlformats.org/officeDocument/2006/relationships/hyperlink" Target="https://carlosguzmantorres-poligran.atlassian.net/browse/SCRUM-20" TargetMode="External"/><Relationship Id="rId159" Type="http://schemas.openxmlformats.org/officeDocument/2006/relationships/hyperlink" Target="https://carlosguzmantorres-poligran.atlassian.net/secure/ViewProfile.jspa?accountId=712020%3A68af7727-738f-42f3-a282-6c44482aeaf7" TargetMode="External"/><Relationship Id="rId366" Type="http://schemas.openxmlformats.org/officeDocument/2006/relationships/hyperlink" Target="https://carlosguzmantorres-poligran.atlassian.net/secure/ViewProfile.jspa?accountId=712020%3A68af7727-738f-42f3-a282-6c44482aeaf7" TargetMode="External"/><Relationship Id="rId573" Type="http://schemas.openxmlformats.org/officeDocument/2006/relationships/hyperlink" Target="https://carlosguzmantorres-poligran.atlassian.net/browse/SCRUM-9" TargetMode="External"/><Relationship Id="rId780" Type="http://schemas.openxmlformats.org/officeDocument/2006/relationships/hyperlink" Target="https://carlosguzmantorres-poligran.atlassian.net/browse/SCRUM-13" TargetMode="External"/><Relationship Id="rId226" Type="http://schemas.openxmlformats.org/officeDocument/2006/relationships/hyperlink" Target="https://carlosguzmantorres-poligran.atlassian.net/secure/ViewProfile.jspa?accountId=712020%3A68af7727-738f-42f3-a282-6c44482aeaf7" TargetMode="External"/><Relationship Id="rId433" Type="http://schemas.openxmlformats.org/officeDocument/2006/relationships/hyperlink" Target="https://carlosguzmantorres-poligran.atlassian.net/browse/SCRUM-38" TargetMode="External"/><Relationship Id="rId878" Type="http://schemas.openxmlformats.org/officeDocument/2006/relationships/hyperlink" Target="https://carlosguzmantorres-poligran.atlassian.net/browse/SCRUM-112" TargetMode="External"/><Relationship Id="rId1063" Type="http://schemas.openxmlformats.org/officeDocument/2006/relationships/hyperlink" Target="https://carlosguzmantorres-poligran.atlassian.net/browse/SCRUM-168" TargetMode="External"/><Relationship Id="rId640" Type="http://schemas.openxmlformats.org/officeDocument/2006/relationships/hyperlink" Target="https://carlosguzmantorres-poligran.atlassian.net/browse/SCRUM-11" TargetMode="External"/><Relationship Id="rId738" Type="http://schemas.openxmlformats.org/officeDocument/2006/relationships/hyperlink" Target="https://carlosguzmantorres-poligran.atlassian.net/browse/SCRUM-12" TargetMode="External"/><Relationship Id="rId945" Type="http://schemas.openxmlformats.org/officeDocument/2006/relationships/hyperlink" Target="https://carlosguzmantorres-poligran.atlassian.net/secure/BrowseProject.jspa?id=10000" TargetMode="External"/><Relationship Id="rId74" Type="http://schemas.openxmlformats.org/officeDocument/2006/relationships/hyperlink" Target="https://carlosguzmantorres-poligran.atlassian.net/browse/SCRUM-76" TargetMode="External"/><Relationship Id="rId377" Type="http://schemas.openxmlformats.org/officeDocument/2006/relationships/hyperlink" Target="https://carlosguzmantorres-poligran.atlassian.net/browse/SCRUM-5" TargetMode="External"/><Relationship Id="rId500" Type="http://schemas.openxmlformats.org/officeDocument/2006/relationships/hyperlink" Target="https://carlosguzmantorres-poligran.atlassian.net/secure/BrowseProject.jspa?id=10000" TargetMode="External"/><Relationship Id="rId584" Type="http://schemas.openxmlformats.org/officeDocument/2006/relationships/hyperlink" Target="https://carlosguzmantorres-poligran.atlassian.net/secure/BrowseProject.jspa?id=10000" TargetMode="External"/><Relationship Id="rId805" Type="http://schemas.openxmlformats.org/officeDocument/2006/relationships/hyperlink" Target="https://carlosguzmantorres-poligran.atlassian.net/browse/SCRUM-14" TargetMode="External"/><Relationship Id="rId1130" Type="http://schemas.openxmlformats.org/officeDocument/2006/relationships/hyperlink" Target="https://carlosguzmantorres-poligran.atlassian.net/browse/SCRUM-173" TargetMode="External"/><Relationship Id="rId5" Type="http://schemas.openxmlformats.org/officeDocument/2006/relationships/hyperlink" Target="https://carlosguzmantorres-poligran.atlassian.net/browse/SCRUM-24" TargetMode="External"/><Relationship Id="rId237" Type="http://schemas.openxmlformats.org/officeDocument/2006/relationships/hyperlink" Target="https://carlosguzmantorres-poligran.atlassian.net/browse/SCRUM-101" TargetMode="External"/><Relationship Id="rId791" Type="http://schemas.openxmlformats.org/officeDocument/2006/relationships/hyperlink" Target="https://carlosguzmantorres-poligran.atlassian.net/secure/ViewProfile.jspa?accountId=712020%3A68af7727-738f-42f3-a282-6c44482aeaf7" TargetMode="External"/><Relationship Id="rId889" Type="http://schemas.openxmlformats.org/officeDocument/2006/relationships/hyperlink" Target="https://carlosguzmantorres-poligran.atlassian.net/browse/SCRUM-19" TargetMode="External"/><Relationship Id="rId1074" Type="http://schemas.openxmlformats.org/officeDocument/2006/relationships/hyperlink" Target="https://carlosguzmantorres-poligran.atlassian.net/secure/ViewProfile.jspa?accountId=712020%3A68af7727-738f-42f3-a282-6c44482aeaf7" TargetMode="External"/><Relationship Id="rId444" Type="http://schemas.openxmlformats.org/officeDocument/2006/relationships/hyperlink" Target="https://carlosguzmantorres-poligran.atlassian.net/browse/SCRUM-6" TargetMode="External"/><Relationship Id="rId651" Type="http://schemas.openxmlformats.org/officeDocument/2006/relationships/hyperlink" Target="https://carlosguzmantorres-poligran.atlassian.net/secure/BrowseProject.jspa?id=10000" TargetMode="External"/><Relationship Id="rId749" Type="http://schemas.openxmlformats.org/officeDocument/2006/relationships/hyperlink" Target="https://carlosguzmantorres-poligran.atlassian.net/secure/ViewProfile.jspa?accountId=712020%3A68af7727-738f-42f3-a282-6c44482aeaf7" TargetMode="External"/><Relationship Id="rId290" Type="http://schemas.openxmlformats.org/officeDocument/2006/relationships/hyperlink" Target="https://carlosguzmantorres-poligran.atlassian.net/browse/SCRUM-27" TargetMode="External"/><Relationship Id="rId304" Type="http://schemas.openxmlformats.org/officeDocument/2006/relationships/hyperlink" Target="https://carlosguzmantorres-poligran.atlassian.net/browse/SCRUM-142" TargetMode="External"/><Relationship Id="rId388" Type="http://schemas.openxmlformats.org/officeDocument/2006/relationships/hyperlink" Target="https://carlosguzmantorres-poligran.atlassian.net/secure/ViewProfile.jspa?accountId=712020%3A68af7727-738f-42f3-a282-6c44482aeaf7" TargetMode="External"/><Relationship Id="rId511" Type="http://schemas.openxmlformats.org/officeDocument/2006/relationships/hyperlink" Target="https://carlosguzmantorres-poligran.atlassian.net/browse/SCRUM-51" TargetMode="External"/><Relationship Id="rId609" Type="http://schemas.openxmlformats.org/officeDocument/2006/relationships/hyperlink" Target="https://carlosguzmantorres-poligran.atlassian.net/secure/BrowseProject.jspa?id=10000" TargetMode="External"/><Relationship Id="rId956" Type="http://schemas.openxmlformats.org/officeDocument/2006/relationships/hyperlink" Target="https://carlosguzmantorres-poligran.atlassian.net/browse/SCRUM-134" TargetMode="External"/><Relationship Id="rId1141" Type="http://schemas.openxmlformats.org/officeDocument/2006/relationships/hyperlink" Target="https://carlosguzmantorres-poligran.atlassian.net/secure/ViewProfile.jspa?accountId=712020%3A68af7727-738f-42f3-a282-6c44482aeaf7" TargetMode="External"/><Relationship Id="rId85" Type="http://schemas.openxmlformats.org/officeDocument/2006/relationships/hyperlink" Target="https://carlosguzmantorres-poligran.atlassian.net/browse/SCRUM-25" TargetMode="External"/><Relationship Id="rId150" Type="http://schemas.openxmlformats.org/officeDocument/2006/relationships/hyperlink" Target="https://carlosguzmantorres-poligran.atlassian.net/browse/SCRUM-40" TargetMode="External"/><Relationship Id="rId595" Type="http://schemas.openxmlformats.org/officeDocument/2006/relationships/hyperlink" Target="https://carlosguzmantorres-poligran.atlassian.net/browse/SCRUM-10" TargetMode="External"/><Relationship Id="rId816" Type="http://schemas.openxmlformats.org/officeDocument/2006/relationships/hyperlink" Target="https://carlosguzmantorres-poligran.atlassian.net/browse/SCRUM-14" TargetMode="External"/><Relationship Id="rId1001" Type="http://schemas.openxmlformats.org/officeDocument/2006/relationships/hyperlink" Target="https://carlosguzmantorres-poligran.atlassian.net/secure/ViewProfile.jspa?accountId=712020%3A68af7727-738f-42f3-a282-6c44482aeaf7" TargetMode="External"/><Relationship Id="rId248" Type="http://schemas.openxmlformats.org/officeDocument/2006/relationships/hyperlink" Target="https://carlosguzmantorres-poligran.atlassian.net/secure/ViewProfile.jspa?accountId=712020%3A68af7727-738f-42f3-a282-6c44482aeaf7" TargetMode="External"/><Relationship Id="rId455" Type="http://schemas.openxmlformats.org/officeDocument/2006/relationships/hyperlink" Target="https://carlosguzmantorres-poligran.atlassian.net/browse/SCRUM-7" TargetMode="External"/><Relationship Id="rId662" Type="http://schemas.openxmlformats.org/officeDocument/2006/relationships/hyperlink" Target="https://carlosguzmantorres-poligran.atlassian.net/browse/SCRUM-76" TargetMode="External"/><Relationship Id="rId1085" Type="http://schemas.openxmlformats.org/officeDocument/2006/relationships/hyperlink" Target="https://carlosguzmantorres-poligran.atlassian.net/browse/SCRUM-175" TargetMode="External"/><Relationship Id="rId12" Type="http://schemas.openxmlformats.org/officeDocument/2006/relationships/hyperlink" Target="https://carlosguzmantorres-poligran.atlassian.net/secure/ViewProfile.jspa?accountId=712020%3A68af7727-738f-42f3-a282-6c44482aeaf7" TargetMode="External"/><Relationship Id="rId108" Type="http://schemas.openxmlformats.org/officeDocument/2006/relationships/hyperlink" Target="https://carlosguzmantorres-poligran.atlassian.net/browse/SCRUM-89" TargetMode="External"/><Relationship Id="rId315" Type="http://schemas.openxmlformats.org/officeDocument/2006/relationships/hyperlink" Target="https://carlosguzmantorres-poligran.atlassian.net/secure/ViewProfile.jspa?accountId=712020%3A68af7727-738f-42f3-a282-6c44482aeaf7" TargetMode="External"/><Relationship Id="rId522" Type="http://schemas.openxmlformats.org/officeDocument/2006/relationships/hyperlink" Target="https://carlosguzmantorres-poligran.atlassian.net/browse/SCRUM-8" TargetMode="External"/><Relationship Id="rId967" Type="http://schemas.openxmlformats.org/officeDocument/2006/relationships/hyperlink" Target="https://carlosguzmantorres-poligran.atlassian.net/browse/SCRUM-17" TargetMode="External"/><Relationship Id="rId96" Type="http://schemas.openxmlformats.org/officeDocument/2006/relationships/hyperlink" Target="https://carlosguzmantorres-poligran.atlassian.net/browse/SCRUM-83" TargetMode="External"/><Relationship Id="rId161" Type="http://schemas.openxmlformats.org/officeDocument/2006/relationships/hyperlink" Target="https://carlosguzmantorres-poligran.atlassian.net/browse/SCRUM-41" TargetMode="External"/><Relationship Id="rId399" Type="http://schemas.openxmlformats.org/officeDocument/2006/relationships/hyperlink" Target="https://carlosguzmantorres-poligran.atlassian.net/browse/SCRUM-5" TargetMode="External"/><Relationship Id="rId827" Type="http://schemas.openxmlformats.org/officeDocument/2006/relationships/hyperlink" Target="https://carlosguzmantorres-poligran.atlassian.net/secure/ViewProfile.jspa?accountId=712020%3A68af7727-738f-42f3-a282-6c44482aeaf7" TargetMode="External"/><Relationship Id="rId1012" Type="http://schemas.openxmlformats.org/officeDocument/2006/relationships/hyperlink" Target="https://carlosguzmantorres-poligran.atlassian.net/browse/SCRUM-18" TargetMode="External"/><Relationship Id="rId259" Type="http://schemas.openxmlformats.org/officeDocument/2006/relationships/hyperlink" Target="https://carlosguzmantorres-poligran.atlassian.net/browse/SCRUM-108" TargetMode="External"/><Relationship Id="rId466" Type="http://schemas.openxmlformats.org/officeDocument/2006/relationships/hyperlink" Target="https://carlosguzmantorres-poligran.atlassian.net/secure/ViewProfile.jspa?accountId=712020%3A68af7727-738f-42f3-a282-6c44482aeaf7" TargetMode="External"/><Relationship Id="rId673" Type="http://schemas.openxmlformats.org/officeDocument/2006/relationships/hyperlink" Target="https://carlosguzmantorres-poligran.atlassian.net/browse/SCRUM-11" TargetMode="External"/><Relationship Id="rId880" Type="http://schemas.openxmlformats.org/officeDocument/2006/relationships/hyperlink" Target="https://carlosguzmantorres-poligran.atlassian.net/browse/SCRUM-15" TargetMode="External"/><Relationship Id="rId1096" Type="http://schemas.openxmlformats.org/officeDocument/2006/relationships/hyperlink" Target="https://carlosguzmantorres-poligran.atlassian.net/secure/BrowseProject.jspa?id=10000" TargetMode="External"/><Relationship Id="rId23" Type="http://schemas.openxmlformats.org/officeDocument/2006/relationships/hyperlink" Target="https://carlosguzmantorres-poligran.atlassian.net/browse/SCRUM-60" TargetMode="External"/><Relationship Id="rId119" Type="http://schemas.openxmlformats.org/officeDocument/2006/relationships/hyperlink" Target="https://carlosguzmantorres-poligran.atlassian.net/browse/SCRUM-28" TargetMode="External"/><Relationship Id="rId326" Type="http://schemas.openxmlformats.org/officeDocument/2006/relationships/hyperlink" Target="https://carlosguzmantorres-poligran.atlassian.net/browse/SCRUM-126" TargetMode="External"/><Relationship Id="rId533" Type="http://schemas.openxmlformats.org/officeDocument/2006/relationships/hyperlink" Target="https://carlosguzmantorres-poligran.atlassian.net/browse/SCRUM-8" TargetMode="External"/><Relationship Id="rId978" Type="http://schemas.openxmlformats.org/officeDocument/2006/relationships/hyperlink" Target="https://carlosguzmantorres-poligran.atlassian.net/browse/SCRUM-18" TargetMode="External"/><Relationship Id="rId740" Type="http://schemas.openxmlformats.org/officeDocument/2006/relationships/hyperlink" Target="https://carlosguzmantorres-poligran.atlassian.net/browse/SCRUM-89" TargetMode="External"/><Relationship Id="rId838" Type="http://schemas.openxmlformats.org/officeDocument/2006/relationships/hyperlink" Target="https://carlosguzmantorres-poligran.atlassian.net/browse/SCRUM-15" TargetMode="External"/><Relationship Id="rId1023" Type="http://schemas.openxmlformats.org/officeDocument/2006/relationships/hyperlink" Target="https://carlosguzmantorres-poligran.atlassian.net/secure/BrowseProject.jspa?id=10000" TargetMode="External"/><Relationship Id="rId172" Type="http://schemas.openxmlformats.org/officeDocument/2006/relationships/hyperlink" Target="https://carlosguzmantorres-poligran.atlassian.net/browse/SCRUM-47" TargetMode="External"/><Relationship Id="rId477" Type="http://schemas.openxmlformats.org/officeDocument/2006/relationships/hyperlink" Target="https://carlosguzmantorres-poligran.atlassian.net/browse/SCRUM-7" TargetMode="External"/><Relationship Id="rId600" Type="http://schemas.openxmlformats.org/officeDocument/2006/relationships/hyperlink" Target="https://carlosguzmantorres-poligran.atlassian.net/browse/SCRUM-10" TargetMode="External"/><Relationship Id="rId684" Type="http://schemas.openxmlformats.org/officeDocument/2006/relationships/hyperlink" Target="https://carlosguzmantorres-poligran.atlassian.net/browse/SCRUM-11" TargetMode="External"/><Relationship Id="rId337" Type="http://schemas.openxmlformats.org/officeDocument/2006/relationships/hyperlink" Target="https://carlosguzmantorres-poligran.atlassian.net/browse/SCRUM-20" TargetMode="External"/><Relationship Id="rId891" Type="http://schemas.openxmlformats.org/officeDocument/2006/relationships/hyperlink" Target="https://carlosguzmantorres-poligran.atlassian.net/secure/BrowseProject.jspa?id=10000" TargetMode="External"/><Relationship Id="rId905" Type="http://schemas.openxmlformats.org/officeDocument/2006/relationships/hyperlink" Target="https://carlosguzmantorres-poligran.atlassian.net/secure/ViewProfile.jspa?accountId=712020%3A68af7727-738f-42f3-a282-6c44482aeaf7" TargetMode="External"/><Relationship Id="rId989" Type="http://schemas.openxmlformats.org/officeDocument/2006/relationships/hyperlink" Target="https://carlosguzmantorres-poligran.atlassian.net/secure/ViewProfile.jspa?accountId=712020%3A68af7727-738f-42f3-a282-6c44482aeaf7" TargetMode="External"/><Relationship Id="rId34" Type="http://schemas.openxmlformats.org/officeDocument/2006/relationships/hyperlink" Target="https://carlosguzmantorres-poligran.atlassian.net/secure/ViewProfile.jspa?accountId=712020%3A68af7727-738f-42f3-a282-6c44482aeaf7" TargetMode="External"/><Relationship Id="rId544" Type="http://schemas.openxmlformats.org/officeDocument/2006/relationships/hyperlink" Target="https://carlosguzmantorres-poligran.atlassian.net/secure/ViewProfile.jspa?accountId=712020%3A68af7727-738f-42f3-a282-6c44482aeaf7" TargetMode="External"/><Relationship Id="rId751" Type="http://schemas.openxmlformats.org/officeDocument/2006/relationships/hyperlink" Target="https://carlosguzmantorres-poligran.atlassian.net/browse/SCRUM-13" TargetMode="External"/><Relationship Id="rId849" Type="http://schemas.openxmlformats.org/officeDocument/2006/relationships/hyperlink" Target="https://carlosguzmantorres-poligran.atlassian.net/secure/BrowseProject.jspa?id=10000" TargetMode="External"/><Relationship Id="rId183" Type="http://schemas.openxmlformats.org/officeDocument/2006/relationships/hyperlink" Target="https://carlosguzmantorres-poligran.atlassian.net/secure/ViewProfile.jspa?accountId=712020%3A68af7727-738f-42f3-a282-6c44482aeaf7" TargetMode="External"/><Relationship Id="rId390" Type="http://schemas.openxmlformats.org/officeDocument/2006/relationships/hyperlink" Target="https://carlosguzmantorres-poligran.atlassian.net/browse/SCRUM-5" TargetMode="External"/><Relationship Id="rId404" Type="http://schemas.openxmlformats.org/officeDocument/2006/relationships/hyperlink" Target="https://carlosguzmantorres-poligran.atlassian.net/secure/BrowseProject.jspa?id=10000" TargetMode="External"/><Relationship Id="rId611" Type="http://schemas.openxmlformats.org/officeDocument/2006/relationships/hyperlink" Target="https://carlosguzmantorres-poligran.atlassian.net/secure/ViewProfile.jspa?accountId=712020%3A68af7727-738f-42f3-a282-6c44482aeaf7" TargetMode="External"/><Relationship Id="rId1034" Type="http://schemas.openxmlformats.org/officeDocument/2006/relationships/hyperlink" Target="https://carlosguzmantorres-poligran.atlassian.net/browse/SCRUM-145" TargetMode="External"/><Relationship Id="rId250" Type="http://schemas.openxmlformats.org/officeDocument/2006/relationships/hyperlink" Target="https://carlosguzmantorres-poligran.atlassian.net/browse/SCRUM-104" TargetMode="External"/><Relationship Id="rId488" Type="http://schemas.openxmlformats.org/officeDocument/2006/relationships/hyperlink" Target="https://carlosguzmantorres-poligran.atlassian.net/secure/BrowseProject.jspa?id=10000" TargetMode="External"/><Relationship Id="rId695" Type="http://schemas.openxmlformats.org/officeDocument/2006/relationships/hyperlink" Target="https://carlosguzmantorres-poligran.atlassian.net/secure/ViewProfile.jspa?accountId=712020%3A68af7727-738f-42f3-a282-6c44482aeaf7" TargetMode="External"/><Relationship Id="rId709" Type="http://schemas.openxmlformats.org/officeDocument/2006/relationships/hyperlink" Target="https://carlosguzmantorres-poligran.atlassian.net/browse/SCRUM-12" TargetMode="External"/><Relationship Id="rId916" Type="http://schemas.openxmlformats.org/officeDocument/2006/relationships/hyperlink" Target="https://carlosguzmantorres-poligran.atlassian.net/browse/SCRUM-19" TargetMode="External"/><Relationship Id="rId1101" Type="http://schemas.openxmlformats.org/officeDocument/2006/relationships/hyperlink" Target="https://carlosguzmantorres-poligran.atlassian.net/browse/SCRUM-165" TargetMode="External"/><Relationship Id="rId45" Type="http://schemas.openxmlformats.org/officeDocument/2006/relationships/hyperlink" Target="https://carlosguzmantorres-poligran.atlassian.net/browse/SCRUM-67" TargetMode="External"/><Relationship Id="rId110" Type="http://schemas.openxmlformats.org/officeDocument/2006/relationships/hyperlink" Target="https://carlosguzmantorres-poligran.atlassian.net/browse/SCRUM-22" TargetMode="External"/><Relationship Id="rId348" Type="http://schemas.openxmlformats.org/officeDocument/2006/relationships/hyperlink" Target="https://carlosguzmantorres-poligran.atlassian.net/secure/BrowseProject.jspa?id=10000" TargetMode="External"/><Relationship Id="rId555" Type="http://schemas.openxmlformats.org/officeDocument/2006/relationships/hyperlink" Target="https://carlosguzmantorres-poligran.atlassian.net/browse/SCRUM-9" TargetMode="External"/><Relationship Id="rId762" Type="http://schemas.openxmlformats.org/officeDocument/2006/relationships/hyperlink" Target="https://carlosguzmantorres-poligran.atlassian.net/browse/SCRUM-13" TargetMode="External"/><Relationship Id="rId194" Type="http://schemas.openxmlformats.org/officeDocument/2006/relationships/hyperlink" Target="https://carlosguzmantorres-poligran.atlassian.net/browse/SCRUM-54" TargetMode="External"/><Relationship Id="rId208" Type="http://schemas.openxmlformats.org/officeDocument/2006/relationships/hyperlink" Target="https://carlosguzmantorres-poligran.atlassian.net/browse/SCRUM-91" TargetMode="External"/><Relationship Id="rId415" Type="http://schemas.openxmlformats.org/officeDocument/2006/relationships/hyperlink" Target="https://carlosguzmantorres-poligran.atlassian.net/browse/SCRUM-35" TargetMode="External"/><Relationship Id="rId622" Type="http://schemas.openxmlformats.org/officeDocument/2006/relationships/hyperlink" Target="https://carlosguzmantorres-poligran.atlassian.net/browse/SCRUM-10" TargetMode="External"/><Relationship Id="rId1045" Type="http://schemas.openxmlformats.org/officeDocument/2006/relationships/hyperlink" Target="https://carlosguzmantorres-poligran.atlassian.net/secure/ViewProfile.jspa?accountId=712020%3A68af7727-738f-42f3-a282-6c44482aeaf7" TargetMode="External"/><Relationship Id="rId261" Type="http://schemas.openxmlformats.org/officeDocument/2006/relationships/hyperlink" Target="https://carlosguzmantorres-poligran.atlassian.net/browse/SCRUM-109" TargetMode="External"/><Relationship Id="rId499" Type="http://schemas.openxmlformats.org/officeDocument/2006/relationships/hyperlink" Target="https://carlosguzmantorres-poligran.atlassian.net/browse/SCRUM-49" TargetMode="External"/><Relationship Id="rId927" Type="http://schemas.openxmlformats.org/officeDocument/2006/relationships/hyperlink" Target="https://carlosguzmantorres-poligran.atlassian.net/secure/BrowseProject.jspa?id=10000" TargetMode="External"/><Relationship Id="rId1112" Type="http://schemas.openxmlformats.org/officeDocument/2006/relationships/hyperlink" Target="https://carlosguzmantorres-poligran.atlassian.net/secure/ViewProfile.jspa?accountId=712020%3A68af7727-738f-42f3-a282-6c44482aeaf7" TargetMode="External"/><Relationship Id="rId56" Type="http://schemas.openxmlformats.org/officeDocument/2006/relationships/hyperlink" Target="https://carlosguzmantorres-poligran.atlassian.net/browse/SCRUM-11" TargetMode="External"/><Relationship Id="rId359" Type="http://schemas.openxmlformats.org/officeDocument/2006/relationships/hyperlink" Target="https://carlosguzmantorres-poligran.atlassian.net/browse/SCRUM-25" TargetMode="External"/><Relationship Id="rId566" Type="http://schemas.openxmlformats.org/officeDocument/2006/relationships/hyperlink" Target="https://carlosguzmantorres-poligran.atlassian.net/secure/BrowseProject.jspa?id=10000" TargetMode="External"/><Relationship Id="rId773" Type="http://schemas.openxmlformats.org/officeDocument/2006/relationships/hyperlink" Target="https://carlosguzmantorres-poligran.atlassian.net/secure/ViewProfile.jspa?accountId=712020%3A68af7727-738f-42f3-a282-6c44482aeaf7" TargetMode="External"/><Relationship Id="rId121" Type="http://schemas.openxmlformats.org/officeDocument/2006/relationships/hyperlink" Target="https://carlosguzmantorres-poligran.atlassian.net/browse/SCRUM-29" TargetMode="External"/><Relationship Id="rId219" Type="http://schemas.openxmlformats.org/officeDocument/2006/relationships/hyperlink" Target="https://carlosguzmantorres-poligran.atlassian.net/browse/SCRUM-96" TargetMode="External"/><Relationship Id="rId426" Type="http://schemas.openxmlformats.org/officeDocument/2006/relationships/hyperlink" Target="https://carlosguzmantorres-poligran.atlassian.net/browse/SCRUM-6" TargetMode="External"/><Relationship Id="rId633" Type="http://schemas.openxmlformats.org/officeDocument/2006/relationships/hyperlink" Target="https://carlosguzmantorres-poligran.atlassian.net/secure/BrowseProject.jspa?id=10000" TargetMode="External"/><Relationship Id="rId980" Type="http://schemas.openxmlformats.org/officeDocument/2006/relationships/hyperlink" Target="https://carlosguzmantorres-poligran.atlassian.net/browse/SCRUM-138" TargetMode="External"/><Relationship Id="rId1056" Type="http://schemas.openxmlformats.org/officeDocument/2006/relationships/hyperlink" Target="https://carlosguzmantorres-poligran.atlassian.net/issues/?jql=project%3D10000%20AND%20%22fixVersion%22%3D10003%20ORDER%20BY%20priority%20ASC" TargetMode="External"/><Relationship Id="rId840" Type="http://schemas.openxmlformats.org/officeDocument/2006/relationships/hyperlink" Target="https://carlosguzmantorres-poligran.atlassian.net/browse/SCRUM-15" TargetMode="External"/><Relationship Id="rId938" Type="http://schemas.openxmlformats.org/officeDocument/2006/relationships/hyperlink" Target="https://carlosguzmantorres-poligran.atlassian.net/browse/SCRUM-131" TargetMode="External"/><Relationship Id="rId67" Type="http://schemas.openxmlformats.org/officeDocument/2006/relationships/hyperlink" Target="https://carlosguzmantorres-poligran.atlassian.net/browse/SCRUM-72" TargetMode="External"/><Relationship Id="rId272" Type="http://schemas.openxmlformats.org/officeDocument/2006/relationships/hyperlink" Target="https://carlosguzmantorres-poligran.atlassian.net/browse/SCRUM-27" TargetMode="External"/><Relationship Id="rId577" Type="http://schemas.openxmlformats.org/officeDocument/2006/relationships/hyperlink" Target="https://carlosguzmantorres-poligran.atlassian.net/browse/SCRUM-62" TargetMode="External"/><Relationship Id="rId700" Type="http://schemas.openxmlformats.org/officeDocument/2006/relationships/hyperlink" Target="https://carlosguzmantorres-poligran.atlassian.net/browse/SCRUM-12" TargetMode="External"/><Relationship Id="rId1123" Type="http://schemas.openxmlformats.org/officeDocument/2006/relationships/hyperlink" Target="https://carlosguzmantorres-poligran.atlassian.net/browse/SCRUM-172" TargetMode="External"/><Relationship Id="rId132" Type="http://schemas.openxmlformats.org/officeDocument/2006/relationships/hyperlink" Target="https://carlosguzmantorres-poligran.atlassian.net/browse/SCRUM-22" TargetMode="External"/><Relationship Id="rId784" Type="http://schemas.openxmlformats.org/officeDocument/2006/relationships/hyperlink" Target="https://carlosguzmantorres-poligran.atlassian.net/browse/SCRUM-13" TargetMode="External"/><Relationship Id="rId991" Type="http://schemas.openxmlformats.org/officeDocument/2006/relationships/hyperlink" Target="https://carlosguzmantorres-poligran.atlassian.net/browse/SCRUM-18" TargetMode="External"/><Relationship Id="rId1067" Type="http://schemas.openxmlformats.org/officeDocument/2006/relationships/hyperlink" Target="https://carlosguzmantorres-poligran.atlassian.net/browse/SCRUM-170" TargetMode="External"/><Relationship Id="rId437" Type="http://schemas.openxmlformats.org/officeDocument/2006/relationships/hyperlink" Target="https://carlosguzmantorres-poligran.atlassian.net/browse/SCRUM-6" TargetMode="External"/><Relationship Id="rId644" Type="http://schemas.openxmlformats.org/officeDocument/2006/relationships/hyperlink" Target="https://carlosguzmantorres-poligran.atlassian.net/browse/SCRUM-73" TargetMode="External"/><Relationship Id="rId851" Type="http://schemas.openxmlformats.org/officeDocument/2006/relationships/hyperlink" Target="https://carlosguzmantorres-poligran.atlassian.net/secure/ViewProfile.jspa?accountId=712020%3A68af7727-738f-42f3-a282-6c44482aeaf7" TargetMode="External"/><Relationship Id="rId283" Type="http://schemas.openxmlformats.org/officeDocument/2006/relationships/hyperlink" Target="https://carlosguzmantorres-poligran.atlassian.net/browse/SCRUM-135" TargetMode="External"/><Relationship Id="rId490" Type="http://schemas.openxmlformats.org/officeDocument/2006/relationships/hyperlink" Target="https://carlosguzmantorres-poligran.atlassian.net/secure/ViewProfile.jspa?accountId=712020%3A68af7727-738f-42f3-a282-6c44482aeaf7" TargetMode="External"/><Relationship Id="rId504" Type="http://schemas.openxmlformats.org/officeDocument/2006/relationships/hyperlink" Target="https://carlosguzmantorres-poligran.atlassian.net/browse/SCRUM-8" TargetMode="External"/><Relationship Id="rId711" Type="http://schemas.openxmlformats.org/officeDocument/2006/relationships/hyperlink" Target="https://carlosguzmantorres-poligran.atlassian.net/secure/BrowseProject.jspa?id=10000" TargetMode="External"/><Relationship Id="rId949" Type="http://schemas.openxmlformats.org/officeDocument/2006/relationships/hyperlink" Target="https://carlosguzmantorres-poligran.atlassian.net/browse/SCRUM-17" TargetMode="External"/><Relationship Id="rId1134" Type="http://schemas.openxmlformats.org/officeDocument/2006/relationships/hyperlink" Target="https://carlosguzmantorres-poligran.atlassian.net/secure/ViewProfile.jspa?accountId=712020%3A68af7727-738f-42f3-a282-6c44482aeaf7" TargetMode="External"/><Relationship Id="rId78" Type="http://schemas.openxmlformats.org/officeDocument/2006/relationships/hyperlink" Target="https://carlosguzmantorres-poligran.atlassian.net/browse/SCRUM-78" TargetMode="External"/><Relationship Id="rId143" Type="http://schemas.openxmlformats.org/officeDocument/2006/relationships/hyperlink" Target="https://carlosguzmantorres-poligran.atlassian.net/browse/SCRUM-36" TargetMode="External"/><Relationship Id="rId350" Type="http://schemas.openxmlformats.org/officeDocument/2006/relationships/hyperlink" Target="https://carlosguzmantorres-poligran.atlassian.net/secure/ViewProfile.jspa?accountId=712020%3A68af7727-738f-42f3-a282-6c44482aeaf7" TargetMode="External"/><Relationship Id="rId588" Type="http://schemas.openxmlformats.org/officeDocument/2006/relationships/hyperlink" Target="https://carlosguzmantorres-poligran.atlassian.net/browse/SCRUM-10" TargetMode="External"/><Relationship Id="rId795" Type="http://schemas.openxmlformats.org/officeDocument/2006/relationships/hyperlink" Target="https://carlosguzmantorres-poligran.atlassian.net/secure/BrowseProject.jspa?id=10000" TargetMode="External"/><Relationship Id="rId809" Type="http://schemas.openxmlformats.org/officeDocument/2006/relationships/hyperlink" Target="https://carlosguzmantorres-poligran.atlassian.net/secure/ViewProfile.jspa?accountId=712020%3A68af7727-738f-42f3-a282-6c44482aeaf7" TargetMode="External"/><Relationship Id="rId9" Type="http://schemas.openxmlformats.org/officeDocument/2006/relationships/hyperlink" Target="https://carlosguzmantorres-poligran.atlassian.net/secure/BrowseProject.jspa?id=10000" TargetMode="External"/><Relationship Id="rId210" Type="http://schemas.openxmlformats.org/officeDocument/2006/relationships/hyperlink" Target="https://carlosguzmantorres-poligran.atlassian.net/browse/SCRUM-92" TargetMode="External"/><Relationship Id="rId448" Type="http://schemas.openxmlformats.org/officeDocument/2006/relationships/hyperlink" Target="https://carlosguzmantorres-poligran.atlassian.net/secure/ViewProfile.jspa?accountId=712020%3A68af7727-738f-42f3-a282-6c44482aeaf7" TargetMode="External"/><Relationship Id="rId655" Type="http://schemas.openxmlformats.org/officeDocument/2006/relationships/hyperlink" Target="https://carlosguzmantorres-poligran.atlassian.net/browse/SCRUM-11" TargetMode="External"/><Relationship Id="rId862" Type="http://schemas.openxmlformats.org/officeDocument/2006/relationships/hyperlink" Target="https://carlosguzmantorres-poligran.atlassian.net/browse/SCRUM-15" TargetMode="External"/><Relationship Id="rId1078" Type="http://schemas.openxmlformats.org/officeDocument/2006/relationships/hyperlink" Target="https://carlosguzmantorres-poligran.atlassian.net/browse/SCRUM-172" TargetMode="External"/><Relationship Id="rId294" Type="http://schemas.openxmlformats.org/officeDocument/2006/relationships/hyperlink" Target="https://carlosguzmantorres-poligran.atlassian.net/secure/ViewProfile.jspa?accountId=712020%3A68af7727-738f-42f3-a282-6c44482aeaf7" TargetMode="External"/><Relationship Id="rId308" Type="http://schemas.openxmlformats.org/officeDocument/2006/relationships/hyperlink" Target="https://carlosguzmantorres-poligran.atlassian.net/browse/SCRUM-144" TargetMode="External"/><Relationship Id="rId515" Type="http://schemas.openxmlformats.org/officeDocument/2006/relationships/hyperlink" Target="https://carlosguzmantorres-poligran.atlassian.net/browse/SCRUM-8" TargetMode="External"/><Relationship Id="rId722" Type="http://schemas.openxmlformats.org/officeDocument/2006/relationships/hyperlink" Target="https://carlosguzmantorres-poligran.atlassian.net/browse/SCRUM-86" TargetMode="External"/><Relationship Id="rId1145" Type="http://schemas.openxmlformats.org/officeDocument/2006/relationships/hyperlink" Target="https://carlosguzmantorres-poligran.atlassian.net/secure/BrowseProject.jspa?id=10000" TargetMode="External"/><Relationship Id="rId89" Type="http://schemas.openxmlformats.org/officeDocument/2006/relationships/hyperlink" Target="https://carlosguzmantorres-poligran.atlassian.net/browse/SCRUM-25" TargetMode="External"/><Relationship Id="rId154" Type="http://schemas.openxmlformats.org/officeDocument/2006/relationships/hyperlink" Target="https://carlosguzmantorres-poligran.atlassian.net/browse/SCRUM-7" TargetMode="External"/><Relationship Id="rId361" Type="http://schemas.openxmlformats.org/officeDocument/2006/relationships/hyperlink" Target="https://carlosguzmantorres-poligran.atlassian.net/secure/ViewProfile.jspa?accountId=712020%3A68af7727-738f-42f3-a282-6c44482aeaf7" TargetMode="External"/><Relationship Id="rId599" Type="http://schemas.openxmlformats.org/officeDocument/2006/relationships/hyperlink" Target="https://carlosguzmantorres-poligran.atlassian.net/secure/ViewProfile.jspa?accountId=712020%3A68af7727-738f-42f3-a282-6c44482aeaf7" TargetMode="External"/><Relationship Id="rId1005" Type="http://schemas.openxmlformats.org/officeDocument/2006/relationships/hyperlink" Target="https://carlosguzmantorres-poligran.atlassian.net/secure/BrowseProject.jspa?id=10000" TargetMode="External"/><Relationship Id="rId459" Type="http://schemas.openxmlformats.org/officeDocument/2006/relationships/hyperlink" Target="https://carlosguzmantorres-poligran.atlassian.net/browse/SCRUM-7" TargetMode="External"/><Relationship Id="rId666" Type="http://schemas.openxmlformats.org/officeDocument/2006/relationships/hyperlink" Target="https://carlosguzmantorres-poligran.atlassian.net/browse/SCRUM-11" TargetMode="External"/><Relationship Id="rId873" Type="http://schemas.openxmlformats.org/officeDocument/2006/relationships/hyperlink" Target="https://carlosguzmantorres-poligran.atlassian.net/secure/BrowseProject.jspa?id=10000" TargetMode="External"/><Relationship Id="rId1089" Type="http://schemas.openxmlformats.org/officeDocument/2006/relationships/hyperlink" Target="https://carlosguzmantorres-poligran.atlassian.net/secure/BrowseProject.jspa?id=10000" TargetMode="External"/><Relationship Id="rId16" Type="http://schemas.openxmlformats.org/officeDocument/2006/relationships/hyperlink" Target="https://carlosguzmantorres-poligran.atlassian.net/browse/SCRUM-57" TargetMode="External"/><Relationship Id="rId221" Type="http://schemas.openxmlformats.org/officeDocument/2006/relationships/hyperlink" Target="https://carlosguzmantorres-poligran.atlassian.net/browse/SCRUM-26" TargetMode="External"/><Relationship Id="rId319" Type="http://schemas.openxmlformats.org/officeDocument/2006/relationships/hyperlink" Target="https://carlosguzmantorres-poligran.atlassian.net/browse/SCRUM-123" TargetMode="External"/><Relationship Id="rId526" Type="http://schemas.openxmlformats.org/officeDocument/2006/relationships/hyperlink" Target="https://carlosguzmantorres-poligran.atlassian.net/secure/ViewProfile.jspa?accountId=712020%3A68af7727-738f-42f3-a282-6c44482aeaf7" TargetMode="External"/><Relationship Id="rId733" Type="http://schemas.openxmlformats.org/officeDocument/2006/relationships/hyperlink" Target="https://carlosguzmantorres-poligran.atlassian.net/browse/SCRUM-12" TargetMode="External"/><Relationship Id="rId940" Type="http://schemas.openxmlformats.org/officeDocument/2006/relationships/hyperlink" Target="https://carlosguzmantorres-poligran.atlassian.net/browse/SCRUM-17" TargetMode="External"/><Relationship Id="rId1016" Type="http://schemas.openxmlformats.org/officeDocument/2006/relationships/hyperlink" Target="https://carlosguzmantorres-poligran.atlassian.net/browse/SCRUM-144" TargetMode="External"/><Relationship Id="rId165" Type="http://schemas.openxmlformats.org/officeDocument/2006/relationships/hyperlink" Target="https://carlosguzmantorres-poligran.atlassian.net/browse/SCRUM-43" TargetMode="External"/><Relationship Id="rId372" Type="http://schemas.openxmlformats.org/officeDocument/2006/relationships/hyperlink" Target="https://carlosguzmantorres-poligran.atlassian.net/browse/SCRUM-5" TargetMode="External"/><Relationship Id="rId677" Type="http://schemas.openxmlformats.org/officeDocument/2006/relationships/hyperlink" Target="https://carlosguzmantorres-poligran.atlassian.net/secure/ViewProfile.jspa?accountId=712020%3A68af7727-738f-42f3-a282-6c44482aeaf7" TargetMode="External"/><Relationship Id="rId800" Type="http://schemas.openxmlformats.org/officeDocument/2006/relationships/hyperlink" Target="https://carlosguzmantorres-poligran.atlassian.net/browse/SCRUM-99" TargetMode="External"/><Relationship Id="rId232" Type="http://schemas.openxmlformats.org/officeDocument/2006/relationships/hyperlink" Target="https://carlosguzmantorres-poligran.atlassian.net/browse/SCRUM-99" TargetMode="External"/><Relationship Id="rId884" Type="http://schemas.openxmlformats.org/officeDocument/2006/relationships/hyperlink" Target="https://carlosguzmantorres-poligran.atlassian.net/browse/SCRUM-122" TargetMode="External"/><Relationship Id="rId27" Type="http://schemas.openxmlformats.org/officeDocument/2006/relationships/hyperlink" Target="https://carlosguzmantorres-poligran.atlassian.net/browse/SCRUM-62" TargetMode="External"/><Relationship Id="rId537" Type="http://schemas.openxmlformats.org/officeDocument/2006/relationships/hyperlink" Target="https://carlosguzmantorres-poligran.atlassian.net/browse/SCRUM-8" TargetMode="External"/><Relationship Id="rId744" Type="http://schemas.openxmlformats.org/officeDocument/2006/relationships/hyperlink" Target="https://carlosguzmantorres-poligran.atlassian.net/browse/SCRUM-13" TargetMode="External"/><Relationship Id="rId951" Type="http://schemas.openxmlformats.org/officeDocument/2006/relationships/hyperlink" Target="https://carlosguzmantorres-poligran.atlassian.net/secure/BrowseProject.jspa?id=10000" TargetMode="External"/><Relationship Id="rId80" Type="http://schemas.openxmlformats.org/officeDocument/2006/relationships/hyperlink" Target="https://carlosguzmantorres-poligran.atlassian.net/browse/SCRUM-79" TargetMode="External"/><Relationship Id="rId176" Type="http://schemas.openxmlformats.org/officeDocument/2006/relationships/hyperlink" Target="https://carlosguzmantorres-poligran.atlassian.net/browse/SCRUM-23" TargetMode="External"/><Relationship Id="rId383" Type="http://schemas.openxmlformats.org/officeDocument/2006/relationships/hyperlink" Target="https://carlosguzmantorres-poligran.atlassian.net/browse/SCRUM-5" TargetMode="External"/><Relationship Id="rId590" Type="http://schemas.openxmlformats.org/officeDocument/2006/relationships/hyperlink" Target="https://carlosguzmantorres-poligran.atlassian.net/browse/SCRUM-64" TargetMode="External"/><Relationship Id="rId604" Type="http://schemas.openxmlformats.org/officeDocument/2006/relationships/hyperlink" Target="https://carlosguzmantorres-poligran.atlassian.net/browse/SCRUM-10" TargetMode="External"/><Relationship Id="rId811" Type="http://schemas.openxmlformats.org/officeDocument/2006/relationships/hyperlink" Target="https://carlosguzmantorres-poligran.atlassian.net/browse/SCRUM-14" TargetMode="External"/><Relationship Id="rId1027" Type="http://schemas.openxmlformats.org/officeDocument/2006/relationships/hyperlink" Target="https://carlosguzmantorres-poligran.atlassian.net/secure/ViewProfile.jspa?accountId=712020%3A68af7727-738f-42f3-a282-6c44482aeaf7" TargetMode="External"/><Relationship Id="rId243" Type="http://schemas.openxmlformats.org/officeDocument/2006/relationships/hyperlink" Target="https://carlosguzmantorres-poligran.atlassian.net/browse/SCRUM-25" TargetMode="External"/><Relationship Id="rId450" Type="http://schemas.openxmlformats.org/officeDocument/2006/relationships/hyperlink" Target="https://carlosguzmantorres-poligran.atlassian.net/browse/SCRUM-7" TargetMode="External"/><Relationship Id="rId688" Type="http://schemas.openxmlformats.org/officeDocument/2006/relationships/hyperlink" Target="https://carlosguzmantorres-poligran.atlassian.net/browse/SCRUM-11" TargetMode="External"/><Relationship Id="rId895" Type="http://schemas.openxmlformats.org/officeDocument/2006/relationships/hyperlink" Target="https://carlosguzmantorres-poligran.atlassian.net/browse/SCRUM-19" TargetMode="External"/><Relationship Id="rId909" Type="http://schemas.openxmlformats.org/officeDocument/2006/relationships/hyperlink" Target="https://carlosguzmantorres-poligran.atlassian.net/secure/BrowseProject.jspa?id=10000" TargetMode="External"/><Relationship Id="rId1080" Type="http://schemas.openxmlformats.org/officeDocument/2006/relationships/hyperlink" Target="https://carlosguzmantorres-poligran.atlassian.net/browse/SCRUM-173" TargetMode="External"/><Relationship Id="rId38" Type="http://schemas.openxmlformats.org/officeDocument/2006/relationships/hyperlink" Target="https://carlosguzmantorres-poligran.atlassian.net/browse/SCRUM-64" TargetMode="External"/><Relationship Id="rId103" Type="http://schemas.openxmlformats.org/officeDocument/2006/relationships/hyperlink" Target="https://carlosguzmantorres-poligran.atlassian.net/browse/SCRUM-86" TargetMode="External"/><Relationship Id="rId310" Type="http://schemas.openxmlformats.org/officeDocument/2006/relationships/hyperlink" Target="https://carlosguzmantorres-poligran.atlassian.net/browse/SCRUM-27" TargetMode="External"/><Relationship Id="rId548" Type="http://schemas.openxmlformats.org/officeDocument/2006/relationships/hyperlink" Target="https://carlosguzmantorres-poligran.atlassian.net/secure/BrowseProject.jspa?id=10000" TargetMode="External"/><Relationship Id="rId755" Type="http://schemas.openxmlformats.org/officeDocument/2006/relationships/hyperlink" Target="https://carlosguzmantorres-poligran.atlassian.net/secure/ViewProfile.jspa?accountId=712020%3A68af7727-738f-42f3-a282-6c44482aeaf7" TargetMode="External"/><Relationship Id="rId962" Type="http://schemas.openxmlformats.org/officeDocument/2006/relationships/hyperlink" Target="https://carlosguzmantorres-poligran.atlassian.net/browse/SCRUM-135" TargetMode="External"/><Relationship Id="rId91" Type="http://schemas.openxmlformats.org/officeDocument/2006/relationships/hyperlink" Target="https://carlosguzmantorres-poligran.atlassian.net/secure/ViewProfile.jspa?accountId=712020%3A68af7727-738f-42f3-a282-6c44482aeaf7" TargetMode="External"/><Relationship Id="rId187" Type="http://schemas.openxmlformats.org/officeDocument/2006/relationships/hyperlink" Target="https://carlosguzmantorres-poligran.atlassian.net/browse/SCRUM-50" TargetMode="External"/><Relationship Id="rId394" Type="http://schemas.openxmlformats.org/officeDocument/2006/relationships/hyperlink" Target="https://carlosguzmantorres-poligran.atlassian.net/secure/ViewProfile.jspa?accountId=712020%3A68af7727-738f-42f3-a282-6c44482aeaf7" TargetMode="External"/><Relationship Id="rId408" Type="http://schemas.openxmlformats.org/officeDocument/2006/relationships/hyperlink" Target="https://carlosguzmantorres-poligran.atlassian.net/browse/SCRUM-5" TargetMode="External"/><Relationship Id="rId615" Type="http://schemas.openxmlformats.org/officeDocument/2006/relationships/hyperlink" Target="https://carlosguzmantorres-poligran.atlassian.net/secure/BrowseProject.jspa?id=10000" TargetMode="External"/><Relationship Id="rId822" Type="http://schemas.openxmlformats.org/officeDocument/2006/relationships/hyperlink" Target="https://carlosguzmantorres-poligran.atlassian.net/browse/SCRUM-14" TargetMode="External"/><Relationship Id="rId1038" Type="http://schemas.openxmlformats.org/officeDocument/2006/relationships/hyperlink" Target="https://carlosguzmantorres-poligran.atlassian.net/browse/SCRUM-145" TargetMode="External"/><Relationship Id="rId254" Type="http://schemas.openxmlformats.org/officeDocument/2006/relationships/hyperlink" Target="https://carlosguzmantorres-poligran.atlassian.net/browse/SCRUM-106" TargetMode="External"/><Relationship Id="rId699" Type="http://schemas.openxmlformats.org/officeDocument/2006/relationships/hyperlink" Target="https://carlosguzmantorres-poligran.atlassian.net/secure/BrowseProject.jspa?id=10000" TargetMode="External"/><Relationship Id="rId1091" Type="http://schemas.openxmlformats.org/officeDocument/2006/relationships/hyperlink" Target="https://carlosguzmantorres-poligran.atlassian.net/secure/ViewProfile.jspa?accountId=712020%3A68af7727-738f-42f3-a282-6c44482aeaf7" TargetMode="External"/><Relationship Id="rId1105" Type="http://schemas.openxmlformats.org/officeDocument/2006/relationships/hyperlink" Target="https://carlosguzmantorres-poligran.atlassian.net/secure/ViewProfile.jspa?accountId=712020%3A68af7727-738f-42f3-a282-6c44482aeaf7" TargetMode="External"/><Relationship Id="rId49" Type="http://schemas.openxmlformats.org/officeDocument/2006/relationships/hyperlink" Target="https://carlosguzmantorres-poligran.atlassian.net/browse/SCRUM-69" TargetMode="External"/><Relationship Id="rId114" Type="http://schemas.openxmlformats.org/officeDocument/2006/relationships/hyperlink" Target="https://carlosguzmantorres-poligran.atlassian.net/issues/?jql=project%3D10000%20AND%20%22fixVersion%22%3D10000%20ORDER%20BY%20priority%20ASC" TargetMode="External"/><Relationship Id="rId461" Type="http://schemas.openxmlformats.org/officeDocument/2006/relationships/hyperlink" Target="https://carlosguzmantorres-poligran.atlassian.net/browse/SCRUM-7" TargetMode="External"/><Relationship Id="rId559" Type="http://schemas.openxmlformats.org/officeDocument/2006/relationships/hyperlink" Target="https://carlosguzmantorres-poligran.atlassian.net/browse/SCRUM-59" TargetMode="External"/><Relationship Id="rId766" Type="http://schemas.openxmlformats.org/officeDocument/2006/relationships/hyperlink" Target="https://carlosguzmantorres-poligran.atlassian.net/browse/SCRUM-13" TargetMode="External"/><Relationship Id="rId198" Type="http://schemas.openxmlformats.org/officeDocument/2006/relationships/hyperlink" Target="https://carlosguzmantorres-poligran.atlassian.net/browse/SCRUM-26" TargetMode="External"/><Relationship Id="rId321" Type="http://schemas.openxmlformats.org/officeDocument/2006/relationships/hyperlink" Target="https://carlosguzmantorres-poligran.atlassian.net/browse/SCRUM-124" TargetMode="External"/><Relationship Id="rId419" Type="http://schemas.openxmlformats.org/officeDocument/2006/relationships/hyperlink" Target="https://carlosguzmantorres-poligran.atlassian.net/browse/SCRUM-6" TargetMode="External"/><Relationship Id="rId626" Type="http://schemas.openxmlformats.org/officeDocument/2006/relationships/hyperlink" Target="https://carlosguzmantorres-poligran.atlassian.net/browse/SCRUM-70" TargetMode="External"/><Relationship Id="rId973" Type="http://schemas.openxmlformats.org/officeDocument/2006/relationships/hyperlink" Target="https://carlosguzmantorres-poligran.atlassian.net/browse/SCRUM-17" TargetMode="External"/><Relationship Id="rId1049" Type="http://schemas.openxmlformats.org/officeDocument/2006/relationships/hyperlink" Target="https://carlosguzmantorres-poligran.atlassian.net/secure/BrowseProject.jspa?id=10000" TargetMode="External"/><Relationship Id="rId833" Type="http://schemas.openxmlformats.org/officeDocument/2006/relationships/hyperlink" Target="https://carlosguzmantorres-poligran.atlassian.net/secure/ViewProfile.jspa?accountId=712020%3A68af7727-738f-42f3-a282-6c44482aeaf7" TargetMode="External"/><Relationship Id="rId1116" Type="http://schemas.openxmlformats.org/officeDocument/2006/relationships/hyperlink" Target="https://carlosguzmantorres-poligran.atlassian.net/browse/SCRUM-171" TargetMode="External"/><Relationship Id="rId265" Type="http://schemas.openxmlformats.org/officeDocument/2006/relationships/hyperlink" Target="https://carlosguzmantorres-poligran.atlassian.net/browse/SCRUM-111" TargetMode="External"/><Relationship Id="rId472" Type="http://schemas.openxmlformats.org/officeDocument/2006/relationships/hyperlink" Target="https://carlosguzmantorres-poligran.atlassian.net/secure/ViewProfile.jspa?accountId=712020%3A68af7727-738f-42f3-a282-6c44482aeaf7" TargetMode="External"/><Relationship Id="rId900" Type="http://schemas.openxmlformats.org/officeDocument/2006/relationships/hyperlink" Target="https://carlosguzmantorres-poligran.atlassian.net/browse/SCRUM-19" TargetMode="External"/><Relationship Id="rId125" Type="http://schemas.openxmlformats.org/officeDocument/2006/relationships/hyperlink" Target="https://carlosguzmantorres-poligran.atlassian.net/browse/SCRUM-31" TargetMode="External"/><Relationship Id="rId332" Type="http://schemas.openxmlformats.org/officeDocument/2006/relationships/hyperlink" Target="https://carlosguzmantorres-poligran.atlassian.net/browse/SCRUM-129" TargetMode="External"/><Relationship Id="rId777" Type="http://schemas.openxmlformats.org/officeDocument/2006/relationships/hyperlink" Target="https://carlosguzmantorres-poligran.atlassian.net/secure/BrowseProject.jspa?id=10000" TargetMode="External"/><Relationship Id="rId984" Type="http://schemas.openxmlformats.org/officeDocument/2006/relationships/hyperlink" Target="https://carlosguzmantorres-poligran.atlassian.net/browse/SCRUM-18" TargetMode="External"/><Relationship Id="rId637" Type="http://schemas.openxmlformats.org/officeDocument/2006/relationships/hyperlink" Target="https://carlosguzmantorres-poligran.atlassian.net/browse/SCRUM-11" TargetMode="External"/><Relationship Id="rId844" Type="http://schemas.openxmlformats.org/officeDocument/2006/relationships/hyperlink" Target="https://carlosguzmantorres-poligran.atlassian.net/browse/SCRUM-15" TargetMode="External"/><Relationship Id="rId276" Type="http://schemas.openxmlformats.org/officeDocument/2006/relationships/hyperlink" Target="https://carlosguzmantorres-poligran.atlassian.net/browse/SCRUM-131" TargetMode="External"/><Relationship Id="rId483" Type="http://schemas.openxmlformats.org/officeDocument/2006/relationships/hyperlink" Target="https://carlosguzmantorres-poligran.atlassian.net/browse/SCRUM-7" TargetMode="External"/><Relationship Id="rId690" Type="http://schemas.openxmlformats.org/officeDocument/2006/relationships/hyperlink" Target="https://carlosguzmantorres-poligran.atlassian.net/browse/SCRUM-12" TargetMode="External"/><Relationship Id="rId704" Type="http://schemas.openxmlformats.org/officeDocument/2006/relationships/hyperlink" Target="https://carlosguzmantorres-poligran.atlassian.net/browse/SCRUM-83" TargetMode="External"/><Relationship Id="rId911" Type="http://schemas.openxmlformats.org/officeDocument/2006/relationships/hyperlink" Target="https://carlosguzmantorres-poligran.atlassian.net/secure/ViewProfile.jspa?accountId=712020%3A68af7727-738f-42f3-a282-6c44482aeaf7" TargetMode="External"/><Relationship Id="rId1127" Type="http://schemas.openxmlformats.org/officeDocument/2006/relationships/hyperlink" Target="https://carlosguzmantorres-poligran.atlassian.net/secure/ViewProfile.jspa?accountId=712020%3A68af7727-738f-42f3-a282-6c44482aeaf7" TargetMode="External"/><Relationship Id="rId40" Type="http://schemas.openxmlformats.org/officeDocument/2006/relationships/hyperlink" Target="https://carlosguzmantorres-poligran.atlassian.net/browse/SCRUM-65" TargetMode="External"/><Relationship Id="rId136" Type="http://schemas.openxmlformats.org/officeDocument/2006/relationships/hyperlink" Target="https://carlosguzmantorres-poligran.atlassian.net/issues/?jql=project%3D10000%20AND%20%22fixVersion%22%3D10000%20ORDER%20BY%20priority%20ASC" TargetMode="External"/><Relationship Id="rId343" Type="http://schemas.openxmlformats.org/officeDocument/2006/relationships/hyperlink" Target="https://carlosguzmantorres-poligran.atlassian.net/browse/SCRUM-21" TargetMode="External"/><Relationship Id="rId550" Type="http://schemas.openxmlformats.org/officeDocument/2006/relationships/hyperlink" Target="https://carlosguzmantorres-poligran.atlassian.net/secure/ViewProfile.jspa?accountId=712020%3A68af7727-738f-42f3-a282-6c44482aeaf7" TargetMode="External"/><Relationship Id="rId788" Type="http://schemas.openxmlformats.org/officeDocument/2006/relationships/hyperlink" Target="https://carlosguzmantorres-poligran.atlassian.net/browse/SCRUM-97" TargetMode="External"/><Relationship Id="rId995" Type="http://schemas.openxmlformats.org/officeDocument/2006/relationships/hyperlink" Target="https://carlosguzmantorres-poligran.atlassian.net/secure/ViewProfile.jspa?accountId=712020%3A68af7727-738f-42f3-a282-6c44482aeaf7" TargetMode="External"/><Relationship Id="rId203" Type="http://schemas.openxmlformats.org/officeDocument/2006/relationships/hyperlink" Target="https://carlosguzmantorres-poligran.atlassian.net/browse/SCRUM-26" TargetMode="External"/><Relationship Id="rId648" Type="http://schemas.openxmlformats.org/officeDocument/2006/relationships/hyperlink" Target="https://carlosguzmantorres-poligran.atlassian.net/browse/SCRUM-11" TargetMode="External"/><Relationship Id="rId855" Type="http://schemas.openxmlformats.org/officeDocument/2006/relationships/hyperlink" Target="https://carlosguzmantorres-poligran.atlassian.net/secure/BrowseProject.jspa?id=10000" TargetMode="External"/><Relationship Id="rId1040" Type="http://schemas.openxmlformats.org/officeDocument/2006/relationships/hyperlink" Target="https://carlosguzmantorres-poligran.atlassian.net/browse/SCRUM-145" TargetMode="External"/><Relationship Id="rId287" Type="http://schemas.openxmlformats.org/officeDocument/2006/relationships/hyperlink" Target="https://carlosguzmantorres-poligran.atlassian.net/browse/SCRUM-137" TargetMode="External"/><Relationship Id="rId410" Type="http://schemas.openxmlformats.org/officeDocument/2006/relationships/hyperlink" Target="https://carlosguzmantorres-poligran.atlassian.net/secure/BrowseProject.jspa?id=10000" TargetMode="External"/><Relationship Id="rId494" Type="http://schemas.openxmlformats.org/officeDocument/2006/relationships/hyperlink" Target="https://carlosguzmantorres-poligran.atlassian.net/secure/BrowseProject.jspa?id=10000" TargetMode="External"/><Relationship Id="rId508" Type="http://schemas.openxmlformats.org/officeDocument/2006/relationships/hyperlink" Target="https://carlosguzmantorres-poligran.atlassian.net/secure/ViewProfile.jspa?accountId=712020%3A68af7727-738f-42f3-a282-6c44482aeaf7" TargetMode="External"/><Relationship Id="rId715" Type="http://schemas.openxmlformats.org/officeDocument/2006/relationships/hyperlink" Target="https://carlosguzmantorres-poligran.atlassian.net/browse/SCRUM-12" TargetMode="External"/><Relationship Id="rId922" Type="http://schemas.openxmlformats.org/officeDocument/2006/relationships/hyperlink" Target="https://carlosguzmantorres-poligran.atlassian.net/browse/SCRUM-19" TargetMode="External"/><Relationship Id="rId1138" Type="http://schemas.openxmlformats.org/officeDocument/2006/relationships/hyperlink" Target="https://carlosguzmantorres-poligran.atlassian.net/secure/BrowseProject.jspa?id=10000" TargetMode="External"/><Relationship Id="rId147" Type="http://schemas.openxmlformats.org/officeDocument/2006/relationships/hyperlink" Target="https://carlosguzmantorres-poligran.atlassian.net/browse/SCRUM-38" TargetMode="External"/><Relationship Id="rId354" Type="http://schemas.openxmlformats.org/officeDocument/2006/relationships/hyperlink" Target="https://carlosguzmantorres-poligran.atlassian.net/secure/ViewProfile.jspa?accountId=712020%3A68af7727-738f-42f3-a282-6c44482aeaf7" TargetMode="External"/><Relationship Id="rId799" Type="http://schemas.openxmlformats.org/officeDocument/2006/relationships/hyperlink" Target="https://carlosguzmantorres-poligran.atlassian.net/browse/SCRUM-14" TargetMode="External"/><Relationship Id="rId51" Type="http://schemas.openxmlformats.org/officeDocument/2006/relationships/hyperlink" Target="https://carlosguzmantorres-poligran.atlassian.net/browse/SCRUM-70" TargetMode="External"/><Relationship Id="rId561" Type="http://schemas.openxmlformats.org/officeDocument/2006/relationships/hyperlink" Target="https://carlosguzmantorres-poligran.atlassian.net/browse/SCRUM-9" TargetMode="External"/><Relationship Id="rId659" Type="http://schemas.openxmlformats.org/officeDocument/2006/relationships/hyperlink" Target="https://carlosguzmantorres-poligran.atlassian.net/secure/ViewProfile.jspa?accountId=712020%3A68af7727-738f-42f3-a282-6c44482aeaf7" TargetMode="External"/><Relationship Id="rId866" Type="http://schemas.openxmlformats.org/officeDocument/2006/relationships/hyperlink" Target="https://carlosguzmantorres-poligran.atlassian.net/browse/SCRUM-110" TargetMode="External"/><Relationship Id="rId214" Type="http://schemas.openxmlformats.org/officeDocument/2006/relationships/hyperlink" Target="https://carlosguzmantorres-poligran.atlassian.net/browse/SCRUM-94" TargetMode="External"/><Relationship Id="rId298" Type="http://schemas.openxmlformats.org/officeDocument/2006/relationships/hyperlink" Target="https://carlosguzmantorres-poligran.atlassian.net/browse/SCRUM-139" TargetMode="External"/><Relationship Id="rId421" Type="http://schemas.openxmlformats.org/officeDocument/2006/relationships/hyperlink" Target="https://carlosguzmantorres-poligran.atlassian.net/browse/SCRUM-36" TargetMode="External"/><Relationship Id="rId519" Type="http://schemas.openxmlformats.org/officeDocument/2006/relationships/hyperlink" Target="https://carlosguzmantorres-poligran.atlassian.net/browse/SCRUM-8" TargetMode="External"/><Relationship Id="rId1051" Type="http://schemas.openxmlformats.org/officeDocument/2006/relationships/hyperlink" Target="https://carlosguzmantorres-poligran.atlassian.net/secure/ViewProfile.jspa?accountId=712020%3A68af7727-738f-42f3-a282-6c44482aeaf7" TargetMode="External"/><Relationship Id="rId1149" Type="http://schemas.openxmlformats.org/officeDocument/2006/relationships/fontTable" Target="fontTable.xml"/><Relationship Id="rId158" Type="http://schemas.openxmlformats.org/officeDocument/2006/relationships/hyperlink" Target="https://carlosguzmantorres-poligran.atlassian.net/secure/ViewProfile.jspa?accountId=712020%3A68af7727-738f-42f3-a282-6c44482aeaf7" TargetMode="External"/><Relationship Id="rId726" Type="http://schemas.openxmlformats.org/officeDocument/2006/relationships/hyperlink" Target="https://carlosguzmantorres-poligran.atlassian.net/browse/SCRUM-12" TargetMode="External"/><Relationship Id="rId933" Type="http://schemas.openxmlformats.org/officeDocument/2006/relationships/hyperlink" Target="https://carlosguzmantorres-poligran.atlassian.net/secure/BrowseProject.jspa?id=10000" TargetMode="External"/><Relationship Id="rId1009" Type="http://schemas.openxmlformats.org/officeDocument/2006/relationships/hyperlink" Target="https://carlosguzmantorres-poligran.atlassian.net/browse/SCRUM-18" TargetMode="External"/><Relationship Id="rId62" Type="http://schemas.openxmlformats.org/officeDocument/2006/relationships/hyperlink" Target="https://carlosguzmantorres-poligran.atlassian.net/browse/SCRUM-20" TargetMode="External"/><Relationship Id="rId365" Type="http://schemas.openxmlformats.org/officeDocument/2006/relationships/hyperlink" Target="https://carlosguzmantorres-poligran.atlassian.net/secure/ViewProfile.jspa?accountId=712020%3A68af7727-738f-42f3-a282-6c44482aeaf7" TargetMode="External"/><Relationship Id="rId572" Type="http://schemas.openxmlformats.org/officeDocument/2006/relationships/hyperlink" Target="https://carlosguzmantorres-poligran.atlassian.net/secure/BrowseProject.jspa?id=10000" TargetMode="External"/><Relationship Id="rId225" Type="http://schemas.openxmlformats.org/officeDocument/2006/relationships/hyperlink" Target="https://carlosguzmantorres-poligran.atlassian.net/browse/SCRUM-26" TargetMode="External"/><Relationship Id="rId432" Type="http://schemas.openxmlformats.org/officeDocument/2006/relationships/hyperlink" Target="https://carlosguzmantorres-poligran.atlassian.net/browse/SCRUM-6" TargetMode="External"/><Relationship Id="rId877" Type="http://schemas.openxmlformats.org/officeDocument/2006/relationships/hyperlink" Target="https://carlosguzmantorres-poligran.atlassian.net/browse/SCRUM-15" TargetMode="External"/><Relationship Id="rId1062" Type="http://schemas.openxmlformats.org/officeDocument/2006/relationships/hyperlink" Target="https://carlosguzmantorres-poligran.atlassian.net/browse/SCRUM-168" TargetMode="External"/><Relationship Id="rId737" Type="http://schemas.openxmlformats.org/officeDocument/2006/relationships/hyperlink" Target="https://carlosguzmantorres-poligran.atlassian.net/secure/ViewProfile.jspa?accountId=712020%3A68af7727-738f-42f3-a282-6c44482aeaf7" TargetMode="External"/><Relationship Id="rId944" Type="http://schemas.openxmlformats.org/officeDocument/2006/relationships/hyperlink" Target="https://carlosguzmantorres-poligran.atlassian.net/browse/SCRUM-132" TargetMode="External"/><Relationship Id="rId73" Type="http://schemas.openxmlformats.org/officeDocument/2006/relationships/hyperlink" Target="https://carlosguzmantorres-poligran.atlassian.net/browse/SCRUM-75" TargetMode="External"/><Relationship Id="rId169" Type="http://schemas.openxmlformats.org/officeDocument/2006/relationships/hyperlink" Target="https://carlosguzmantorres-poligran.atlassian.net/browse/SCRUM-45" TargetMode="External"/><Relationship Id="rId376" Type="http://schemas.openxmlformats.org/officeDocument/2006/relationships/hyperlink" Target="https://carlosguzmantorres-poligran.atlassian.net/secure/ViewProfile.jspa?accountId=712020%3A68af7727-738f-42f3-a282-6c44482aeaf7" TargetMode="External"/><Relationship Id="rId583" Type="http://schemas.openxmlformats.org/officeDocument/2006/relationships/hyperlink" Target="https://carlosguzmantorres-poligran.atlassian.net/browse/SCRUM-63" TargetMode="External"/><Relationship Id="rId790" Type="http://schemas.openxmlformats.org/officeDocument/2006/relationships/hyperlink" Target="https://carlosguzmantorres-poligran.atlassian.net/browse/SCRUM-14" TargetMode="External"/><Relationship Id="rId804" Type="http://schemas.openxmlformats.org/officeDocument/2006/relationships/hyperlink" Target="https://carlosguzmantorres-poligran.atlassian.net/browse/SCRUM-14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carlosguzmantorres-poligran.atlassian.net/browse/SCRUM-101" TargetMode="External"/><Relationship Id="rId443" Type="http://schemas.openxmlformats.org/officeDocument/2006/relationships/hyperlink" Target="https://carlosguzmantorres-poligran.atlassian.net/browse/SCRUM-6" TargetMode="External"/><Relationship Id="rId650" Type="http://schemas.openxmlformats.org/officeDocument/2006/relationships/hyperlink" Target="https://carlosguzmantorres-poligran.atlassian.net/browse/SCRUM-74" TargetMode="External"/><Relationship Id="rId888" Type="http://schemas.openxmlformats.org/officeDocument/2006/relationships/hyperlink" Target="https://carlosguzmantorres-poligran.atlassian.net/browse/SCRUM-19" TargetMode="External"/><Relationship Id="rId1073" Type="http://schemas.openxmlformats.org/officeDocument/2006/relationships/hyperlink" Target="https://carlosguzmantorres-poligran.atlassian.net/browse/SCRUM-27" TargetMode="External"/><Relationship Id="rId303" Type="http://schemas.openxmlformats.org/officeDocument/2006/relationships/hyperlink" Target="https://carlosguzmantorres-poligran.atlassian.net/browse/SCRUM-141" TargetMode="External"/><Relationship Id="rId748" Type="http://schemas.openxmlformats.org/officeDocument/2006/relationships/hyperlink" Target="https://carlosguzmantorres-poligran.atlassian.net/browse/SCRUM-13" TargetMode="External"/><Relationship Id="rId955" Type="http://schemas.openxmlformats.org/officeDocument/2006/relationships/hyperlink" Target="https://carlosguzmantorres-poligran.atlassian.net/browse/SCRUM-17" TargetMode="External"/><Relationship Id="rId1140" Type="http://schemas.openxmlformats.org/officeDocument/2006/relationships/hyperlink" Target="https://carlosguzmantorres-poligran.atlassian.net/secure/ViewProfile.jspa?accountId=712020%3A68af7727-738f-42f3-a282-6c44482aeaf7" TargetMode="External"/><Relationship Id="rId84" Type="http://schemas.openxmlformats.org/officeDocument/2006/relationships/hyperlink" Target="https://carlosguzmantorres-poligran.atlassian.net/browse/SCRUM-25" TargetMode="External"/><Relationship Id="rId387" Type="http://schemas.openxmlformats.org/officeDocument/2006/relationships/hyperlink" Target="https://carlosguzmantorres-poligran.atlassian.net/browse/SCRUM-5" TargetMode="External"/><Relationship Id="rId510" Type="http://schemas.openxmlformats.org/officeDocument/2006/relationships/hyperlink" Target="https://carlosguzmantorres-poligran.atlassian.net/browse/SCRUM-8" TargetMode="External"/><Relationship Id="rId594" Type="http://schemas.openxmlformats.org/officeDocument/2006/relationships/hyperlink" Target="https://carlosguzmantorres-poligran.atlassian.net/browse/SCRUM-10" TargetMode="External"/><Relationship Id="rId608" Type="http://schemas.openxmlformats.org/officeDocument/2006/relationships/hyperlink" Target="https://carlosguzmantorres-poligran.atlassian.net/browse/SCRUM-67" TargetMode="External"/><Relationship Id="rId815" Type="http://schemas.openxmlformats.org/officeDocument/2006/relationships/hyperlink" Target="https://carlosguzmantorres-poligran.atlassian.net/secure/ViewProfile.jspa?accountId=712020%3A68af7727-738f-42f3-a282-6c44482aeaf7" TargetMode="External"/><Relationship Id="rId247" Type="http://schemas.openxmlformats.org/officeDocument/2006/relationships/hyperlink" Target="https://carlosguzmantorres-poligran.atlassian.net/browse/SCRUM-25" TargetMode="External"/><Relationship Id="rId899" Type="http://schemas.openxmlformats.org/officeDocument/2006/relationships/hyperlink" Target="https://carlosguzmantorres-poligran.atlassian.net/secure/ViewProfile.jspa?accountId=712020%3A68af7727-738f-42f3-a282-6c44482aeaf7" TargetMode="External"/><Relationship Id="rId1000" Type="http://schemas.openxmlformats.org/officeDocument/2006/relationships/hyperlink" Target="https://carlosguzmantorres-poligran.atlassian.net/browse/SCRUM-18" TargetMode="External"/><Relationship Id="rId1084" Type="http://schemas.openxmlformats.org/officeDocument/2006/relationships/hyperlink" Target="https://carlosguzmantorres-poligran.atlassian.net/browse/SCRUM-175" TargetMode="External"/><Relationship Id="rId107" Type="http://schemas.openxmlformats.org/officeDocument/2006/relationships/hyperlink" Target="https://carlosguzmantorres-poligran.atlassian.net/browse/SCRUM-88" TargetMode="External"/><Relationship Id="rId454" Type="http://schemas.openxmlformats.org/officeDocument/2006/relationships/hyperlink" Target="https://carlosguzmantorres-poligran.atlassian.net/secure/ViewProfile.jspa?accountId=712020%3A68af7727-738f-42f3-a282-6c44482aeaf7" TargetMode="External"/><Relationship Id="rId661" Type="http://schemas.openxmlformats.org/officeDocument/2006/relationships/hyperlink" Target="https://carlosguzmantorres-poligran.atlassian.net/browse/SCRUM-11" TargetMode="External"/><Relationship Id="rId759" Type="http://schemas.openxmlformats.org/officeDocument/2006/relationships/hyperlink" Target="https://carlosguzmantorres-poligran.atlassian.net/secure/BrowseProject.jspa?id=10000" TargetMode="External"/><Relationship Id="rId966" Type="http://schemas.openxmlformats.org/officeDocument/2006/relationships/hyperlink" Target="https://carlosguzmantorres-poligran.atlassian.net/browse/SCRUM-17" TargetMode="External"/><Relationship Id="rId11" Type="http://schemas.openxmlformats.org/officeDocument/2006/relationships/hyperlink" Target="https://carlosguzmantorres-poligran.atlassian.net/browse/SCRUM-24" TargetMode="External"/><Relationship Id="rId314" Type="http://schemas.openxmlformats.org/officeDocument/2006/relationships/hyperlink" Target="https://carlosguzmantorres-poligran.atlassian.net/browse/SCRUM-27" TargetMode="External"/><Relationship Id="rId398" Type="http://schemas.openxmlformats.org/officeDocument/2006/relationships/hyperlink" Target="https://carlosguzmantorres-poligran.atlassian.net/secure/BrowseProject.jspa?id=10000" TargetMode="External"/><Relationship Id="rId521" Type="http://schemas.openxmlformats.org/officeDocument/2006/relationships/hyperlink" Target="https://carlosguzmantorres-poligran.atlassian.net/browse/SCRUM-8" TargetMode="External"/><Relationship Id="rId619" Type="http://schemas.openxmlformats.org/officeDocument/2006/relationships/hyperlink" Target="https://carlosguzmantorres-poligran.atlassian.net/browse/SCRUM-10" TargetMode="External"/><Relationship Id="rId95" Type="http://schemas.openxmlformats.org/officeDocument/2006/relationships/hyperlink" Target="https://carlosguzmantorres-poligran.atlassian.net/browse/SCRUM-82" TargetMode="External"/><Relationship Id="rId160" Type="http://schemas.openxmlformats.org/officeDocument/2006/relationships/hyperlink" Target="https://carlosguzmantorres-poligran.atlassian.net/browse/SCRUM-41" TargetMode="External"/><Relationship Id="rId826" Type="http://schemas.openxmlformats.org/officeDocument/2006/relationships/hyperlink" Target="https://carlosguzmantorres-poligran.atlassian.net/browse/SCRUM-14" TargetMode="External"/><Relationship Id="rId1011" Type="http://schemas.openxmlformats.org/officeDocument/2006/relationships/hyperlink" Target="https://carlosguzmantorres-poligran.atlassian.net/secure/BrowseProject.jspa?id=10000" TargetMode="External"/><Relationship Id="rId1109" Type="http://schemas.openxmlformats.org/officeDocument/2006/relationships/hyperlink" Target="https://carlosguzmantorres-poligran.atlassian.net/browse/SCRUM-170" TargetMode="External"/><Relationship Id="rId258" Type="http://schemas.openxmlformats.org/officeDocument/2006/relationships/hyperlink" Target="https://carlosguzmantorres-poligran.atlassian.net/browse/SCRUM-108" TargetMode="External"/><Relationship Id="rId465" Type="http://schemas.openxmlformats.org/officeDocument/2006/relationships/hyperlink" Target="https://carlosguzmantorres-poligran.atlassian.net/browse/SCRUM-7" TargetMode="External"/><Relationship Id="rId672" Type="http://schemas.openxmlformats.org/officeDocument/2006/relationships/hyperlink" Target="https://carlosguzmantorres-poligran.atlassian.net/browse/SCRUM-11" TargetMode="External"/><Relationship Id="rId1095" Type="http://schemas.openxmlformats.org/officeDocument/2006/relationships/hyperlink" Target="https://carlosguzmantorres-poligran.atlassian.net/browse/SCRUM-168" TargetMode="External"/><Relationship Id="rId22" Type="http://schemas.openxmlformats.org/officeDocument/2006/relationships/hyperlink" Target="https://carlosguzmantorres-poligran.atlassian.net/browse/SCRUM-60" TargetMode="External"/><Relationship Id="rId118" Type="http://schemas.openxmlformats.org/officeDocument/2006/relationships/hyperlink" Target="https://carlosguzmantorres-poligran.atlassian.net/browse/SCRUM-28" TargetMode="External"/><Relationship Id="rId325" Type="http://schemas.openxmlformats.org/officeDocument/2006/relationships/hyperlink" Target="https://carlosguzmantorres-poligran.atlassian.net/browse/SCRUM-126" TargetMode="External"/><Relationship Id="rId532" Type="http://schemas.openxmlformats.org/officeDocument/2006/relationships/hyperlink" Target="https://carlosguzmantorres-poligran.atlassian.net/secure/ViewProfile.jspa?accountId=712020%3A68af7727-738f-42f3-a282-6c44482aeaf7" TargetMode="External"/><Relationship Id="rId977" Type="http://schemas.openxmlformats.org/officeDocument/2006/relationships/hyperlink" Target="https://carlosguzmantorres-poligran.atlassian.net/secure/ViewProfile.jspa?accountId=712020%3A68af7727-738f-42f3-a282-6c44482aeaf7" TargetMode="External"/><Relationship Id="rId171" Type="http://schemas.openxmlformats.org/officeDocument/2006/relationships/hyperlink" Target="https://carlosguzmantorres-poligran.atlassian.net/browse/SCRUM-46" TargetMode="External"/><Relationship Id="rId837" Type="http://schemas.openxmlformats.org/officeDocument/2006/relationships/hyperlink" Target="https://carlosguzmantorres-poligran.atlassian.net/secure/BrowseProject.jspa?id=10000" TargetMode="External"/><Relationship Id="rId1022" Type="http://schemas.openxmlformats.org/officeDocument/2006/relationships/hyperlink" Target="https://carlosguzmantorres-poligran.atlassian.net/browse/SCRUM-145" TargetMode="External"/><Relationship Id="rId269" Type="http://schemas.openxmlformats.org/officeDocument/2006/relationships/hyperlink" Target="https://carlosguzmantorres-poligran.atlassian.net/browse/SCRUM-27" TargetMode="External"/><Relationship Id="rId476" Type="http://schemas.openxmlformats.org/officeDocument/2006/relationships/hyperlink" Target="https://carlosguzmantorres-poligran.atlassian.net/secure/BrowseProject.jspa?id=10000" TargetMode="External"/><Relationship Id="rId683" Type="http://schemas.openxmlformats.org/officeDocument/2006/relationships/hyperlink" Target="https://carlosguzmantorres-poligran.atlassian.net/secure/ViewProfile.jspa?accountId=712020%3A68af7727-738f-42f3-a282-6c44482aeaf7" TargetMode="External"/><Relationship Id="rId890" Type="http://schemas.openxmlformats.org/officeDocument/2006/relationships/hyperlink" Target="https://carlosguzmantorres-poligran.atlassian.net/browse/SCRUM-123" TargetMode="External"/><Relationship Id="rId904" Type="http://schemas.openxmlformats.org/officeDocument/2006/relationships/hyperlink" Target="https://carlosguzmantorres-poligran.atlassian.net/browse/SCRUM-19" TargetMode="External"/><Relationship Id="rId33" Type="http://schemas.openxmlformats.org/officeDocument/2006/relationships/hyperlink" Target="https://carlosguzmantorres-poligran.atlassian.net/browse/SCRUM-24" TargetMode="External"/><Relationship Id="rId129" Type="http://schemas.openxmlformats.org/officeDocument/2006/relationships/hyperlink" Target="https://carlosguzmantorres-poligran.atlassian.net/browse/SCRUM-33" TargetMode="External"/><Relationship Id="rId336" Type="http://schemas.openxmlformats.org/officeDocument/2006/relationships/hyperlink" Target="https://carlosguzmantorres-poligran.atlassian.net/browse/SCRUM-11" TargetMode="External"/><Relationship Id="rId543" Type="http://schemas.openxmlformats.org/officeDocument/2006/relationships/hyperlink" Target="https://carlosguzmantorres-poligran.atlassian.net/browse/SCRUM-9" TargetMode="External"/><Relationship Id="rId988" Type="http://schemas.openxmlformats.org/officeDocument/2006/relationships/hyperlink" Target="https://carlosguzmantorres-poligran.atlassian.net/browse/SCRUM-18" TargetMode="External"/><Relationship Id="rId182" Type="http://schemas.openxmlformats.org/officeDocument/2006/relationships/hyperlink" Target="https://carlosguzmantorres-poligran.atlassian.net/secure/ViewProfile.jspa?accountId=712020%3A68af7727-738f-42f3-a282-6c44482aeaf7" TargetMode="External"/><Relationship Id="rId403" Type="http://schemas.openxmlformats.org/officeDocument/2006/relationships/hyperlink" Target="https://carlosguzmantorres-poligran.atlassian.net/browse/SCRUM-33" TargetMode="External"/><Relationship Id="rId750" Type="http://schemas.openxmlformats.org/officeDocument/2006/relationships/hyperlink" Target="https://carlosguzmantorres-poligran.atlassian.net/browse/SCRUM-13" TargetMode="External"/><Relationship Id="rId848" Type="http://schemas.openxmlformats.org/officeDocument/2006/relationships/hyperlink" Target="https://carlosguzmantorres-poligran.atlassian.net/browse/SCRUM-107" TargetMode="External"/><Relationship Id="rId1033" Type="http://schemas.openxmlformats.org/officeDocument/2006/relationships/hyperlink" Target="https://carlosguzmantorres-poligran.atlassian.net/browse/SCRUM-151" TargetMode="External"/><Relationship Id="rId487" Type="http://schemas.openxmlformats.org/officeDocument/2006/relationships/hyperlink" Target="https://carlosguzmantorres-poligran.atlassian.net/browse/SCRUM-47" TargetMode="External"/><Relationship Id="rId610" Type="http://schemas.openxmlformats.org/officeDocument/2006/relationships/hyperlink" Target="https://carlosguzmantorres-poligran.atlassian.net/browse/SCRUM-10" TargetMode="External"/><Relationship Id="rId694" Type="http://schemas.openxmlformats.org/officeDocument/2006/relationships/hyperlink" Target="https://carlosguzmantorres-poligran.atlassian.net/browse/SCRUM-12" TargetMode="External"/><Relationship Id="rId708" Type="http://schemas.openxmlformats.org/officeDocument/2006/relationships/hyperlink" Target="https://carlosguzmantorres-poligran.atlassian.net/browse/SCRUM-12" TargetMode="External"/><Relationship Id="rId915" Type="http://schemas.openxmlformats.org/officeDocument/2006/relationships/hyperlink" Target="https://carlosguzmantorres-poligran.atlassian.net/secure/BrowseProject.jspa?id=10000" TargetMode="External"/><Relationship Id="rId347" Type="http://schemas.openxmlformats.org/officeDocument/2006/relationships/hyperlink" Target="https://carlosguzmantorres-poligran.atlassian.net/browse/SCRUM-22" TargetMode="External"/><Relationship Id="rId999" Type="http://schemas.openxmlformats.org/officeDocument/2006/relationships/hyperlink" Target="https://carlosguzmantorres-poligran.atlassian.net/secure/BrowseProject.jspa?id=10000" TargetMode="External"/><Relationship Id="rId1100" Type="http://schemas.openxmlformats.org/officeDocument/2006/relationships/hyperlink" Target="https://carlosguzmantorres-poligran.atlassian.net/browse/SCRUM-165" TargetMode="External"/><Relationship Id="rId44" Type="http://schemas.openxmlformats.org/officeDocument/2006/relationships/hyperlink" Target="https://carlosguzmantorres-poligran.atlassian.net/browse/SCRUM-67" TargetMode="External"/><Relationship Id="rId554" Type="http://schemas.openxmlformats.org/officeDocument/2006/relationships/hyperlink" Target="https://carlosguzmantorres-poligran.atlassian.net/secure/BrowseProject.jspa?id=10000" TargetMode="External"/><Relationship Id="rId761" Type="http://schemas.openxmlformats.org/officeDocument/2006/relationships/hyperlink" Target="https://carlosguzmantorres-poligran.atlassian.net/secure/ViewProfile.jspa?accountId=712020%3A68af7727-738f-42f3-a282-6c44482aeaf7" TargetMode="External"/><Relationship Id="rId859" Type="http://schemas.openxmlformats.org/officeDocument/2006/relationships/hyperlink" Target="https://carlosguzmantorres-poligran.atlassian.net/browse/SCRUM-15" TargetMode="External"/><Relationship Id="rId193" Type="http://schemas.openxmlformats.org/officeDocument/2006/relationships/hyperlink" Target="https://carlosguzmantorres-poligran.atlassian.net/browse/SCRUM-53" TargetMode="External"/><Relationship Id="rId207" Type="http://schemas.openxmlformats.org/officeDocument/2006/relationships/hyperlink" Target="https://carlosguzmantorres-poligran.atlassian.net/browse/SCRUM-90" TargetMode="External"/><Relationship Id="rId414" Type="http://schemas.openxmlformats.org/officeDocument/2006/relationships/hyperlink" Target="https://carlosguzmantorres-poligran.atlassian.net/browse/SCRUM-6" TargetMode="External"/><Relationship Id="rId498" Type="http://schemas.openxmlformats.org/officeDocument/2006/relationships/hyperlink" Target="https://carlosguzmantorres-poligran.atlassian.net/browse/SCRUM-8" TargetMode="External"/><Relationship Id="rId621" Type="http://schemas.openxmlformats.org/officeDocument/2006/relationships/hyperlink" Target="https://carlosguzmantorres-poligran.atlassian.net/secure/BrowseProject.jspa?id=10000" TargetMode="External"/><Relationship Id="rId1044" Type="http://schemas.openxmlformats.org/officeDocument/2006/relationships/hyperlink" Target="https://carlosguzmantorres-poligran.atlassian.net/browse/SCRUM-145" TargetMode="External"/><Relationship Id="rId260" Type="http://schemas.openxmlformats.org/officeDocument/2006/relationships/hyperlink" Target="https://carlosguzmantorres-poligran.atlassian.net/browse/SCRUM-109" TargetMode="External"/><Relationship Id="rId719" Type="http://schemas.openxmlformats.org/officeDocument/2006/relationships/hyperlink" Target="https://carlosguzmantorres-poligran.atlassian.net/secure/ViewProfile.jspa?accountId=712020%3A68af7727-738f-42f3-a282-6c44482aeaf7" TargetMode="External"/><Relationship Id="rId926" Type="http://schemas.openxmlformats.org/officeDocument/2006/relationships/hyperlink" Target="https://carlosguzmantorres-poligran.atlassian.net/browse/SCRUM-129" TargetMode="External"/><Relationship Id="rId1111" Type="http://schemas.openxmlformats.org/officeDocument/2006/relationships/hyperlink" Target="https://carlosguzmantorres-poligran.atlassian.net/browse/SCRUM-165" TargetMode="External"/><Relationship Id="rId55" Type="http://schemas.openxmlformats.org/officeDocument/2006/relationships/hyperlink" Target="https://carlosguzmantorres-poligran.atlassian.net/browse/SCRUM-24" TargetMode="External"/><Relationship Id="rId120" Type="http://schemas.openxmlformats.org/officeDocument/2006/relationships/hyperlink" Target="https://carlosguzmantorres-poligran.atlassian.net/browse/SCRUM-29" TargetMode="External"/><Relationship Id="rId358" Type="http://schemas.openxmlformats.org/officeDocument/2006/relationships/hyperlink" Target="https://carlosguzmantorres-poligran.atlassian.net/secure/ViewProfile.jspa?accountId=712020%3A68af7727-738f-42f3-a282-6c44482aeaf7" TargetMode="External"/><Relationship Id="rId565" Type="http://schemas.openxmlformats.org/officeDocument/2006/relationships/hyperlink" Target="https://carlosguzmantorres-poligran.atlassian.net/browse/SCRUM-60" TargetMode="External"/><Relationship Id="rId772" Type="http://schemas.openxmlformats.org/officeDocument/2006/relationships/hyperlink" Target="https://carlosguzmantorres-poligran.atlassian.net/browse/SCRUM-13" TargetMode="External"/><Relationship Id="rId218" Type="http://schemas.openxmlformats.org/officeDocument/2006/relationships/hyperlink" Target="https://carlosguzmantorres-poligran.atlassian.net/browse/SCRUM-96" TargetMode="External"/><Relationship Id="rId425" Type="http://schemas.openxmlformats.org/officeDocument/2006/relationships/hyperlink" Target="https://carlosguzmantorres-poligran.atlassian.net/browse/SCRUM-6" TargetMode="External"/><Relationship Id="rId632" Type="http://schemas.openxmlformats.org/officeDocument/2006/relationships/hyperlink" Target="https://carlosguzmantorres-poligran.atlassian.net/browse/SCRUM-71" TargetMode="External"/><Relationship Id="rId1055" Type="http://schemas.openxmlformats.org/officeDocument/2006/relationships/hyperlink" Target="https://carlosguzmantorres-poligran.atlassian.net/secure/BrowseProject.jspa?id=10000" TargetMode="External"/><Relationship Id="rId271" Type="http://schemas.openxmlformats.org/officeDocument/2006/relationships/hyperlink" Target="https://carlosguzmantorres-poligran.atlassian.net/secure/BrowseProject.jspa?id=10000" TargetMode="External"/><Relationship Id="rId937" Type="http://schemas.openxmlformats.org/officeDocument/2006/relationships/hyperlink" Target="https://carlosguzmantorres-poligran.atlassian.net/browse/SCRUM-17" TargetMode="External"/><Relationship Id="rId1122" Type="http://schemas.openxmlformats.org/officeDocument/2006/relationships/hyperlink" Target="https://carlosguzmantorres-poligran.atlassian.net/browse/SCRUM-166" TargetMode="External"/><Relationship Id="rId66" Type="http://schemas.openxmlformats.org/officeDocument/2006/relationships/hyperlink" Target="https://carlosguzmantorres-poligran.atlassian.net/browse/SCRUM-72" TargetMode="External"/><Relationship Id="rId131" Type="http://schemas.openxmlformats.org/officeDocument/2006/relationships/hyperlink" Target="https://carlosguzmantorres-poligran.atlassian.net/browse/SCRUM-34" TargetMode="External"/><Relationship Id="rId369" Type="http://schemas.openxmlformats.org/officeDocument/2006/relationships/hyperlink" Target="https://carlosguzmantorres-poligran.atlassian.net/secure/ViewProfile.jspa?accountId=712020%3A68af7727-738f-42f3-a282-6c44482aeaf7" TargetMode="External"/><Relationship Id="rId576" Type="http://schemas.openxmlformats.org/officeDocument/2006/relationships/hyperlink" Target="https://carlosguzmantorres-poligran.atlassian.net/browse/SCRUM-9" TargetMode="External"/><Relationship Id="rId783" Type="http://schemas.openxmlformats.org/officeDocument/2006/relationships/hyperlink" Target="https://carlosguzmantorres-poligran.atlassian.net/secure/BrowseProject.jspa?id=10000" TargetMode="External"/><Relationship Id="rId990" Type="http://schemas.openxmlformats.org/officeDocument/2006/relationships/hyperlink" Target="https://carlosguzmantorres-poligran.atlassian.net/browse/SCRUM-18" TargetMode="External"/><Relationship Id="rId229" Type="http://schemas.openxmlformats.org/officeDocument/2006/relationships/hyperlink" Target="https://carlosguzmantorres-poligran.atlassian.net/browse/SCRUM-97" TargetMode="External"/><Relationship Id="rId436" Type="http://schemas.openxmlformats.org/officeDocument/2006/relationships/hyperlink" Target="https://carlosguzmantorres-poligran.atlassian.net/secure/ViewProfile.jspa?accountId=712020%3A68af7727-738f-42f3-a282-6c44482aeaf7" TargetMode="External"/><Relationship Id="rId643" Type="http://schemas.openxmlformats.org/officeDocument/2006/relationships/hyperlink" Target="https://carlosguzmantorres-poligran.atlassian.net/browse/SCRUM-11" TargetMode="External"/><Relationship Id="rId1066" Type="http://schemas.openxmlformats.org/officeDocument/2006/relationships/hyperlink" Target="https://carlosguzmantorres-poligran.atlassian.net/browse/SCRUM-170" TargetMode="External"/><Relationship Id="rId850" Type="http://schemas.openxmlformats.org/officeDocument/2006/relationships/hyperlink" Target="https://carlosguzmantorres-poligran.atlassian.net/browse/SCRUM-15" TargetMode="External"/><Relationship Id="rId948" Type="http://schemas.openxmlformats.org/officeDocument/2006/relationships/hyperlink" Target="https://carlosguzmantorres-poligran.atlassian.net/browse/SCRUM-17" TargetMode="External"/><Relationship Id="rId1133" Type="http://schemas.openxmlformats.org/officeDocument/2006/relationships/hyperlink" Target="https://carlosguzmantorres-poligran.atlassian.net/secure/ViewProfile.jspa?accountId=712020%3A68af7727-738f-42f3-a282-6c44482aeaf7" TargetMode="External"/><Relationship Id="rId77" Type="http://schemas.openxmlformats.org/officeDocument/2006/relationships/hyperlink" Target="https://carlosguzmantorres-poligran.atlassian.net/browse/SCRUM-77" TargetMode="External"/><Relationship Id="rId282" Type="http://schemas.openxmlformats.org/officeDocument/2006/relationships/hyperlink" Target="https://carlosguzmantorres-poligran.atlassian.net/browse/SCRUM-134" TargetMode="External"/><Relationship Id="rId503" Type="http://schemas.openxmlformats.org/officeDocument/2006/relationships/hyperlink" Target="https://carlosguzmantorres-poligran.atlassian.net/browse/SCRUM-8" TargetMode="External"/><Relationship Id="rId587" Type="http://schemas.openxmlformats.org/officeDocument/2006/relationships/hyperlink" Target="https://carlosguzmantorres-poligran.atlassian.net/secure/ViewProfile.jspa?accountId=712020%3A68af7727-738f-42f3-a282-6c44482aeaf7" TargetMode="External"/><Relationship Id="rId710" Type="http://schemas.openxmlformats.org/officeDocument/2006/relationships/hyperlink" Target="https://carlosguzmantorres-poligran.atlassian.net/browse/SCRUM-84" TargetMode="External"/><Relationship Id="rId808" Type="http://schemas.openxmlformats.org/officeDocument/2006/relationships/hyperlink" Target="https://carlosguzmantorres-poligran.atlassian.net/browse/SCRUM-14" TargetMode="External"/><Relationship Id="rId8" Type="http://schemas.openxmlformats.org/officeDocument/2006/relationships/hyperlink" Target="https://carlosguzmantorres-poligran.atlassian.net/browse/SCRUM-9" TargetMode="External"/><Relationship Id="rId142" Type="http://schemas.openxmlformats.org/officeDocument/2006/relationships/hyperlink" Target="https://carlosguzmantorres-poligran.atlassian.net/browse/SCRUM-36" TargetMode="External"/><Relationship Id="rId447" Type="http://schemas.openxmlformats.org/officeDocument/2006/relationships/hyperlink" Target="https://carlosguzmantorres-poligran.atlassian.net/browse/SCRUM-6" TargetMode="External"/><Relationship Id="rId794" Type="http://schemas.openxmlformats.org/officeDocument/2006/relationships/hyperlink" Target="https://carlosguzmantorres-poligran.atlassian.net/browse/SCRUM-98" TargetMode="External"/><Relationship Id="rId1077" Type="http://schemas.openxmlformats.org/officeDocument/2006/relationships/hyperlink" Target="https://carlosguzmantorres-poligran.atlassian.net/browse/SCRUM-171" TargetMode="External"/><Relationship Id="rId654" Type="http://schemas.openxmlformats.org/officeDocument/2006/relationships/hyperlink" Target="https://carlosguzmantorres-poligran.atlassian.net/browse/SCRUM-11" TargetMode="External"/><Relationship Id="rId861" Type="http://schemas.openxmlformats.org/officeDocument/2006/relationships/hyperlink" Target="https://carlosguzmantorres-poligran.atlassian.net/secure/BrowseProject.jspa?id=10000" TargetMode="External"/><Relationship Id="rId959" Type="http://schemas.openxmlformats.org/officeDocument/2006/relationships/hyperlink" Target="https://carlosguzmantorres-poligran.atlassian.net/secure/ViewProfile.jspa?accountId=712020%3A68af7727-738f-42f3-a282-6c44482aeaf7" TargetMode="External"/><Relationship Id="rId293" Type="http://schemas.openxmlformats.org/officeDocument/2006/relationships/hyperlink" Target="https://carlosguzmantorres-poligran.atlassian.net/browse/SCRUM-27" TargetMode="External"/><Relationship Id="rId307" Type="http://schemas.openxmlformats.org/officeDocument/2006/relationships/hyperlink" Target="https://carlosguzmantorres-poligran.atlassian.net/browse/SCRUM-143" TargetMode="External"/><Relationship Id="rId514" Type="http://schemas.openxmlformats.org/officeDocument/2006/relationships/hyperlink" Target="https://carlosguzmantorres-poligran.atlassian.net/secure/ViewProfile.jspa?accountId=712020%3A68af7727-738f-42f3-a282-6c44482aeaf7" TargetMode="External"/><Relationship Id="rId721" Type="http://schemas.openxmlformats.org/officeDocument/2006/relationships/hyperlink" Target="https://carlosguzmantorres-poligran.atlassian.net/browse/SCRUM-12" TargetMode="External"/><Relationship Id="rId1144" Type="http://schemas.openxmlformats.org/officeDocument/2006/relationships/hyperlink" Target="https://carlosguzmantorres-poligran.atlassian.net/browse/SCRUM-175" TargetMode="External"/><Relationship Id="rId88" Type="http://schemas.openxmlformats.org/officeDocument/2006/relationships/hyperlink" Target="https://carlosguzmantorres-poligran.atlassian.net/issues/?jql=project%3D10000%20AND%20%22fixVersion%22%3D10001%20ORDER%20BY%20priority%20ASC" TargetMode="External"/><Relationship Id="rId153" Type="http://schemas.openxmlformats.org/officeDocument/2006/relationships/hyperlink" Target="https://carlosguzmantorres-poligran.atlassian.net/browse/SCRUM-22" TargetMode="External"/><Relationship Id="rId360" Type="http://schemas.openxmlformats.org/officeDocument/2006/relationships/hyperlink" Target="https://carlosguzmantorres-poligran.atlassian.net/secure/BrowseProject.jspa?id=10000" TargetMode="External"/><Relationship Id="rId598" Type="http://schemas.openxmlformats.org/officeDocument/2006/relationships/hyperlink" Target="https://carlosguzmantorres-poligran.atlassian.net/browse/SCRUM-10" TargetMode="External"/><Relationship Id="rId819" Type="http://schemas.openxmlformats.org/officeDocument/2006/relationships/hyperlink" Target="https://carlosguzmantorres-poligran.atlassian.net/secure/BrowseProject.jspa?id=10000" TargetMode="External"/><Relationship Id="rId1004" Type="http://schemas.openxmlformats.org/officeDocument/2006/relationships/hyperlink" Target="https://carlosguzmantorres-poligran.atlassian.net/browse/SCRUM-142" TargetMode="External"/><Relationship Id="rId220" Type="http://schemas.openxmlformats.org/officeDocument/2006/relationships/hyperlink" Target="https://carlosguzmantorres-poligran.atlassian.net/browse/SCRUM-26" TargetMode="External"/><Relationship Id="rId458" Type="http://schemas.openxmlformats.org/officeDocument/2006/relationships/hyperlink" Target="https://carlosguzmantorres-poligran.atlassian.net/secure/BrowseProject.jspa?id=10000" TargetMode="External"/><Relationship Id="rId665" Type="http://schemas.openxmlformats.org/officeDocument/2006/relationships/hyperlink" Target="https://carlosguzmantorres-poligran.atlassian.net/secure/ViewProfile.jspa?accountId=712020%3A68af7727-738f-42f3-a282-6c44482aeaf7" TargetMode="External"/><Relationship Id="rId872" Type="http://schemas.openxmlformats.org/officeDocument/2006/relationships/hyperlink" Target="https://carlosguzmantorres-poligran.atlassian.net/browse/SCRUM-111" TargetMode="External"/><Relationship Id="rId1088" Type="http://schemas.openxmlformats.org/officeDocument/2006/relationships/hyperlink" Target="https://carlosguzmantorres-poligran.atlassian.net/browse/SCRUM-167" TargetMode="External"/><Relationship Id="rId15" Type="http://schemas.openxmlformats.org/officeDocument/2006/relationships/hyperlink" Target="https://carlosguzmantorres-poligran.atlassian.net/browse/SCRUM-56" TargetMode="External"/><Relationship Id="rId318" Type="http://schemas.openxmlformats.org/officeDocument/2006/relationships/hyperlink" Target="https://carlosguzmantorres-poligran.atlassian.net/browse/SCRUM-122" TargetMode="External"/><Relationship Id="rId525" Type="http://schemas.openxmlformats.org/officeDocument/2006/relationships/hyperlink" Target="https://carlosguzmantorres-poligran.atlassian.net/browse/SCRUM-8" TargetMode="External"/><Relationship Id="rId732" Type="http://schemas.openxmlformats.org/officeDocument/2006/relationships/hyperlink" Target="https://carlosguzmantorres-poligran.atlassian.net/browse/SCRUM-12" TargetMode="External"/><Relationship Id="rId99" Type="http://schemas.openxmlformats.org/officeDocument/2006/relationships/hyperlink" Target="https://carlosguzmantorres-poligran.atlassian.net/browse/SCRUM-84" TargetMode="External"/><Relationship Id="rId164" Type="http://schemas.openxmlformats.org/officeDocument/2006/relationships/hyperlink" Target="https://carlosguzmantorres-poligran.atlassian.net/browse/SCRUM-43" TargetMode="External"/><Relationship Id="rId371" Type="http://schemas.openxmlformats.org/officeDocument/2006/relationships/hyperlink" Target="https://carlosguzmantorres-poligran.atlassian.net/browse/SCRUM-5" TargetMode="External"/><Relationship Id="rId1015" Type="http://schemas.openxmlformats.org/officeDocument/2006/relationships/hyperlink" Target="https://carlosguzmantorres-poligran.atlassian.net/browse/SCRUM-18" TargetMode="External"/><Relationship Id="rId469" Type="http://schemas.openxmlformats.org/officeDocument/2006/relationships/hyperlink" Target="https://carlosguzmantorres-poligran.atlassian.net/browse/SCRUM-44" TargetMode="External"/><Relationship Id="rId676" Type="http://schemas.openxmlformats.org/officeDocument/2006/relationships/hyperlink" Target="https://carlosguzmantorres-poligran.atlassian.net/browse/SCRUM-11" TargetMode="External"/><Relationship Id="rId883" Type="http://schemas.openxmlformats.org/officeDocument/2006/relationships/hyperlink" Target="https://carlosguzmantorres-poligran.atlassian.net/browse/SCRUM-19" TargetMode="External"/><Relationship Id="rId1099" Type="http://schemas.openxmlformats.org/officeDocument/2006/relationships/hyperlink" Target="https://carlosguzmantorres-poligran.atlassian.net/secure/ViewProfile.jspa?accountId=712020%3A68af7727-738f-42f3-a282-6c44482aeaf7" TargetMode="External"/><Relationship Id="rId26" Type="http://schemas.openxmlformats.org/officeDocument/2006/relationships/hyperlink" Target="https://carlosguzmantorres-poligran.atlassian.net/browse/SCRUM-62" TargetMode="External"/><Relationship Id="rId231" Type="http://schemas.openxmlformats.org/officeDocument/2006/relationships/hyperlink" Target="https://carlosguzmantorres-poligran.atlassian.net/browse/SCRUM-98" TargetMode="External"/><Relationship Id="rId329" Type="http://schemas.openxmlformats.org/officeDocument/2006/relationships/hyperlink" Target="https://carlosguzmantorres-poligran.atlassian.net/browse/SCRUM-128" TargetMode="External"/><Relationship Id="rId536" Type="http://schemas.openxmlformats.org/officeDocument/2006/relationships/hyperlink" Target="https://carlosguzmantorres-poligran.atlassian.net/secure/BrowseProject.jspa?id=10000" TargetMode="External"/><Relationship Id="rId175" Type="http://schemas.openxmlformats.org/officeDocument/2006/relationships/hyperlink" Target="https://carlosguzmantorres-poligran.atlassian.net/browse/SCRUM-48" TargetMode="External"/><Relationship Id="rId743" Type="http://schemas.openxmlformats.org/officeDocument/2006/relationships/hyperlink" Target="https://carlosguzmantorres-poligran.atlassian.net/secure/ViewProfile.jspa?accountId=712020%3A68af7727-738f-42f3-a282-6c44482aeaf7" TargetMode="External"/><Relationship Id="rId950" Type="http://schemas.openxmlformats.org/officeDocument/2006/relationships/hyperlink" Target="https://carlosguzmantorres-poligran.atlassian.net/browse/SCRUM-133" TargetMode="External"/><Relationship Id="rId1026" Type="http://schemas.openxmlformats.org/officeDocument/2006/relationships/hyperlink" Target="https://carlosguzmantorres-poligran.atlassian.net/secure/ViewProfile.jspa?accountId=712020%3A68af7727-738f-42f3-a282-6c44482aeaf7" TargetMode="External"/><Relationship Id="rId382" Type="http://schemas.openxmlformats.org/officeDocument/2006/relationships/hyperlink" Target="https://carlosguzmantorres-poligran.atlassian.net/secure/ViewProfile.jspa?accountId=712020%3A68af7727-738f-42f3-a282-6c44482aeaf7" TargetMode="External"/><Relationship Id="rId603" Type="http://schemas.openxmlformats.org/officeDocument/2006/relationships/hyperlink" Target="https://carlosguzmantorres-poligran.atlassian.net/secure/BrowseProject.jspa?id=10000" TargetMode="External"/><Relationship Id="rId687" Type="http://schemas.openxmlformats.org/officeDocument/2006/relationships/hyperlink" Target="https://carlosguzmantorres-poligran.atlassian.net/secure/BrowseProject.jspa?id=10000" TargetMode="External"/><Relationship Id="rId810" Type="http://schemas.openxmlformats.org/officeDocument/2006/relationships/hyperlink" Target="https://carlosguzmantorres-poligran.atlassian.net/browse/SCRUM-14" TargetMode="External"/><Relationship Id="rId908" Type="http://schemas.openxmlformats.org/officeDocument/2006/relationships/hyperlink" Target="https://carlosguzmantorres-poligran.atlassian.net/browse/SCRUM-126" TargetMode="External"/><Relationship Id="rId242" Type="http://schemas.openxmlformats.org/officeDocument/2006/relationships/hyperlink" Target="https://carlosguzmantorres-poligran.atlassian.net/browse/SCRUM-25" TargetMode="External"/><Relationship Id="rId894" Type="http://schemas.openxmlformats.org/officeDocument/2006/relationships/hyperlink" Target="https://carlosguzmantorres-poligran.atlassian.net/browse/SCRUM-19" TargetMode="External"/><Relationship Id="rId37" Type="http://schemas.openxmlformats.org/officeDocument/2006/relationships/hyperlink" Target="https://carlosguzmantorres-poligran.atlassian.net/browse/SCRUM-63" TargetMode="External"/><Relationship Id="rId102" Type="http://schemas.openxmlformats.org/officeDocument/2006/relationships/hyperlink" Target="https://carlosguzmantorres-poligran.atlassian.net/browse/SCRUM-86" TargetMode="External"/><Relationship Id="rId547" Type="http://schemas.openxmlformats.org/officeDocument/2006/relationships/hyperlink" Target="https://carlosguzmantorres-poligran.atlassian.net/browse/SCRUM-57" TargetMode="External"/><Relationship Id="rId754" Type="http://schemas.openxmlformats.org/officeDocument/2006/relationships/hyperlink" Target="https://carlosguzmantorres-poligran.atlassian.net/browse/SCRUM-13" TargetMode="External"/><Relationship Id="rId961" Type="http://schemas.openxmlformats.org/officeDocument/2006/relationships/hyperlink" Target="https://carlosguzmantorres-poligran.atlassian.net/browse/SCRUM-17" TargetMode="External"/><Relationship Id="rId90" Type="http://schemas.openxmlformats.org/officeDocument/2006/relationships/hyperlink" Target="https://carlosguzmantorres-poligran.atlassian.net/secure/ViewProfile.jspa?accountId=712020%3A68af7727-738f-42f3-a282-6c44482aeaf7" TargetMode="External"/><Relationship Id="rId186" Type="http://schemas.openxmlformats.org/officeDocument/2006/relationships/hyperlink" Target="https://carlosguzmantorres-poligran.atlassian.net/browse/SCRUM-50" TargetMode="External"/><Relationship Id="rId393" Type="http://schemas.openxmlformats.org/officeDocument/2006/relationships/hyperlink" Target="https://carlosguzmantorres-poligran.atlassian.net/browse/SCRUM-5" TargetMode="External"/><Relationship Id="rId407" Type="http://schemas.openxmlformats.org/officeDocument/2006/relationships/hyperlink" Target="https://carlosguzmantorres-poligran.atlassian.net/browse/SCRUM-5" TargetMode="External"/><Relationship Id="rId614" Type="http://schemas.openxmlformats.org/officeDocument/2006/relationships/hyperlink" Target="https://carlosguzmantorres-poligran.atlassian.net/browse/SCRUM-68" TargetMode="External"/><Relationship Id="rId821" Type="http://schemas.openxmlformats.org/officeDocument/2006/relationships/hyperlink" Target="https://carlosguzmantorres-poligran.atlassian.net/secure/ViewProfile.jspa?accountId=712020%3A68af7727-738f-42f3-a282-6c44482aeaf7" TargetMode="External"/><Relationship Id="rId1037" Type="http://schemas.openxmlformats.org/officeDocument/2006/relationships/hyperlink" Target="https://carlosguzmantorres-poligran.atlassian.net/secure/BrowseProject.jspa?id=10000" TargetMode="External"/><Relationship Id="rId253" Type="http://schemas.openxmlformats.org/officeDocument/2006/relationships/hyperlink" Target="https://carlosguzmantorres-poligran.atlassian.net/browse/SCRUM-105" TargetMode="External"/><Relationship Id="rId460" Type="http://schemas.openxmlformats.org/officeDocument/2006/relationships/hyperlink" Target="https://carlosguzmantorres-poligran.atlassian.net/secure/ViewProfile.jspa?accountId=712020%3A68af7727-738f-42f3-a282-6c44482aeaf7" TargetMode="External"/><Relationship Id="rId698" Type="http://schemas.openxmlformats.org/officeDocument/2006/relationships/hyperlink" Target="https://carlosguzmantorres-poligran.atlassian.net/browse/SCRUM-82" TargetMode="External"/><Relationship Id="rId919" Type="http://schemas.openxmlformats.org/officeDocument/2006/relationships/hyperlink" Target="https://carlosguzmantorres-poligran.atlassian.net/browse/SCRUM-19" TargetMode="External"/><Relationship Id="rId1090" Type="http://schemas.openxmlformats.org/officeDocument/2006/relationships/hyperlink" Target="https://carlosguzmantorres-poligran.atlassian.net/browse/SCRUM-165" TargetMode="External"/><Relationship Id="rId1104" Type="http://schemas.openxmlformats.org/officeDocument/2006/relationships/hyperlink" Target="https://carlosguzmantorres-poligran.atlassian.net/browse/SCRUM-165" TargetMode="External"/><Relationship Id="rId48" Type="http://schemas.openxmlformats.org/officeDocument/2006/relationships/hyperlink" Target="https://carlosguzmantorres-poligran.atlassian.net/browse/SCRUM-69" TargetMode="External"/><Relationship Id="rId113" Type="http://schemas.openxmlformats.org/officeDocument/2006/relationships/hyperlink" Target="https://carlosguzmantorres-poligran.atlassian.net/secure/BrowseProject.jspa?id=10000" TargetMode="External"/><Relationship Id="rId320" Type="http://schemas.openxmlformats.org/officeDocument/2006/relationships/hyperlink" Target="https://carlosguzmantorres-poligran.atlassian.net/browse/SCRUM-123" TargetMode="External"/><Relationship Id="rId558" Type="http://schemas.openxmlformats.org/officeDocument/2006/relationships/hyperlink" Target="https://carlosguzmantorres-poligran.atlassian.net/browse/SCRUM-9" TargetMode="External"/><Relationship Id="rId765" Type="http://schemas.openxmlformats.org/officeDocument/2006/relationships/hyperlink" Target="https://carlosguzmantorres-poligran.atlassian.net/secure/BrowseProject.jspa?id=10000" TargetMode="External"/><Relationship Id="rId972" Type="http://schemas.openxmlformats.org/officeDocument/2006/relationships/hyperlink" Target="https://carlosguzmantorres-poligran.atlassian.net/browse/SCRUM-17" TargetMode="External"/><Relationship Id="rId197" Type="http://schemas.openxmlformats.org/officeDocument/2006/relationships/hyperlink" Target="https://carlosguzmantorres-poligran.atlassian.net/browse/SCRUM-55" TargetMode="External"/><Relationship Id="rId418" Type="http://schemas.openxmlformats.org/officeDocument/2006/relationships/hyperlink" Target="https://carlosguzmantorres-poligran.atlassian.net/secure/ViewProfile.jspa?accountId=712020%3A68af7727-738f-42f3-a282-6c44482aeaf7" TargetMode="External"/><Relationship Id="rId625" Type="http://schemas.openxmlformats.org/officeDocument/2006/relationships/hyperlink" Target="https://carlosguzmantorres-poligran.atlassian.net/browse/SCRUM-10" TargetMode="External"/><Relationship Id="rId832" Type="http://schemas.openxmlformats.org/officeDocument/2006/relationships/hyperlink" Target="https://carlosguzmantorres-poligran.atlassian.net/browse/SCRUM-15" TargetMode="External"/><Relationship Id="rId1048" Type="http://schemas.openxmlformats.org/officeDocument/2006/relationships/hyperlink" Target="https://carlosguzmantorres-poligran.atlassian.net/browse/SCRUM-151" TargetMode="External"/><Relationship Id="rId264" Type="http://schemas.openxmlformats.org/officeDocument/2006/relationships/hyperlink" Target="https://carlosguzmantorres-poligran.atlassian.net/browse/SCRUM-111" TargetMode="External"/><Relationship Id="rId471" Type="http://schemas.openxmlformats.org/officeDocument/2006/relationships/hyperlink" Target="https://carlosguzmantorres-poligran.atlassian.net/browse/SCRUM-7" TargetMode="External"/><Relationship Id="rId1115" Type="http://schemas.openxmlformats.org/officeDocument/2006/relationships/hyperlink" Target="https://carlosguzmantorres-poligran.atlassian.net/browse/SCRUM-166" TargetMode="External"/><Relationship Id="rId59" Type="http://schemas.openxmlformats.org/officeDocument/2006/relationships/hyperlink" Target="https://carlosguzmantorres-poligran.atlassian.net/browse/SCRUM-24" TargetMode="External"/><Relationship Id="rId124" Type="http://schemas.openxmlformats.org/officeDocument/2006/relationships/hyperlink" Target="https://carlosguzmantorres-poligran.atlassian.net/browse/SCRUM-31" TargetMode="External"/><Relationship Id="rId569" Type="http://schemas.openxmlformats.org/officeDocument/2006/relationships/hyperlink" Target="https://carlosguzmantorres-poligran.atlassian.net/browse/SCRUM-9" TargetMode="External"/><Relationship Id="rId776" Type="http://schemas.openxmlformats.org/officeDocument/2006/relationships/hyperlink" Target="https://carlosguzmantorres-poligran.atlassian.net/browse/SCRUM-95" TargetMode="External"/><Relationship Id="rId983" Type="http://schemas.openxmlformats.org/officeDocument/2006/relationships/hyperlink" Target="https://carlosguzmantorres-poligran.atlassian.net/secure/ViewProfile.jspa?accountId=712020%3A68af7727-738f-42f3-a282-6c44482aeaf7" TargetMode="External"/><Relationship Id="rId331" Type="http://schemas.openxmlformats.org/officeDocument/2006/relationships/hyperlink" Target="https://carlosguzmantorres-poligran.atlassian.net/browse/SCRUM-129" TargetMode="External"/><Relationship Id="rId429" Type="http://schemas.openxmlformats.org/officeDocument/2006/relationships/hyperlink" Target="https://carlosguzmantorres-poligran.atlassian.net/browse/SCRUM-6" TargetMode="External"/><Relationship Id="rId636" Type="http://schemas.openxmlformats.org/officeDocument/2006/relationships/hyperlink" Target="https://carlosguzmantorres-poligran.atlassian.net/browse/SCRUM-11" TargetMode="External"/><Relationship Id="rId1059" Type="http://schemas.openxmlformats.org/officeDocument/2006/relationships/hyperlink" Target="https://carlosguzmantorres-poligran.atlassian.net/secure/ViewProfile.jspa?accountId=712020%3A68af7727-738f-42f3-a282-6c44482aeaf7" TargetMode="External"/><Relationship Id="rId843" Type="http://schemas.openxmlformats.org/officeDocument/2006/relationships/hyperlink" Target="https://carlosguzmantorres-poligran.atlassian.net/secure/BrowseProject.jspa?id=10000" TargetMode="External"/><Relationship Id="rId1126" Type="http://schemas.openxmlformats.org/officeDocument/2006/relationships/hyperlink" Target="https://carlosguzmantorres-poligran.atlassian.net/secure/ViewProfile.jspa?accountId=712020%3A68af7727-738f-42f3-a282-6c44482aeaf7" TargetMode="External"/><Relationship Id="rId275" Type="http://schemas.openxmlformats.org/officeDocument/2006/relationships/hyperlink" Target="https://carlosguzmantorres-poligran.atlassian.net/browse/SCRUM-131" TargetMode="External"/><Relationship Id="rId482" Type="http://schemas.openxmlformats.org/officeDocument/2006/relationships/hyperlink" Target="https://carlosguzmantorres-poligran.atlassian.net/secure/BrowseProject.jspa?id=10000" TargetMode="External"/><Relationship Id="rId703" Type="http://schemas.openxmlformats.org/officeDocument/2006/relationships/hyperlink" Target="https://carlosguzmantorres-poligran.atlassian.net/browse/SCRUM-12" TargetMode="External"/><Relationship Id="rId910" Type="http://schemas.openxmlformats.org/officeDocument/2006/relationships/hyperlink" Target="https://carlosguzmantorres-poligran.atlassian.net/browse/SCRUM-19" TargetMode="External"/><Relationship Id="rId135" Type="http://schemas.openxmlformats.org/officeDocument/2006/relationships/hyperlink" Target="https://carlosguzmantorres-poligran.atlassian.net/secure/BrowseProject.jspa?id=10000" TargetMode="External"/><Relationship Id="rId342" Type="http://schemas.openxmlformats.org/officeDocument/2006/relationships/hyperlink" Target="https://carlosguzmantorres-poligran.atlassian.net/browse/SCRUM-11" TargetMode="External"/><Relationship Id="rId787" Type="http://schemas.openxmlformats.org/officeDocument/2006/relationships/hyperlink" Target="https://carlosguzmantorres-poligran.atlassian.net/browse/SCRUM-14" TargetMode="External"/><Relationship Id="rId994" Type="http://schemas.openxmlformats.org/officeDocument/2006/relationships/hyperlink" Target="https://carlosguzmantorres-poligran.atlassian.net/browse/SCRUM-18" TargetMode="External"/><Relationship Id="rId202" Type="http://schemas.openxmlformats.org/officeDocument/2006/relationships/hyperlink" Target="https://carlosguzmantorres-poligran.atlassian.net/issues/?jql=project%3D10000%20AND%20%22fixVersion%22%3D10002%20ORDER%20BY%20priority%20ASC" TargetMode="External"/><Relationship Id="rId647" Type="http://schemas.openxmlformats.org/officeDocument/2006/relationships/hyperlink" Target="https://carlosguzmantorres-poligran.atlassian.net/secure/ViewProfile.jspa?accountId=712020%3A68af7727-738f-42f3-a282-6c44482aeaf7" TargetMode="External"/><Relationship Id="rId854" Type="http://schemas.openxmlformats.org/officeDocument/2006/relationships/hyperlink" Target="https://carlosguzmantorres-poligran.atlassian.net/browse/SCRUM-108" TargetMode="External"/><Relationship Id="rId286" Type="http://schemas.openxmlformats.org/officeDocument/2006/relationships/hyperlink" Target="https://carlosguzmantorres-poligran.atlassian.net/browse/SCRUM-136" TargetMode="External"/><Relationship Id="rId493" Type="http://schemas.openxmlformats.org/officeDocument/2006/relationships/hyperlink" Target="https://carlosguzmantorres-poligran.atlassian.net/browse/SCRUM-48" TargetMode="External"/><Relationship Id="rId507" Type="http://schemas.openxmlformats.org/officeDocument/2006/relationships/hyperlink" Target="https://carlosguzmantorres-poligran.atlassian.net/browse/SCRUM-8" TargetMode="External"/><Relationship Id="rId714" Type="http://schemas.openxmlformats.org/officeDocument/2006/relationships/hyperlink" Target="https://carlosguzmantorres-poligran.atlassian.net/browse/SCRUM-12" TargetMode="External"/><Relationship Id="rId921" Type="http://schemas.openxmlformats.org/officeDocument/2006/relationships/hyperlink" Target="https://carlosguzmantorres-poligran.atlassian.net/secure/BrowseProject.jspa?id=10000" TargetMode="External"/><Relationship Id="rId1137" Type="http://schemas.openxmlformats.org/officeDocument/2006/relationships/hyperlink" Target="https://carlosguzmantorres-poligran.atlassian.net/browse/SCRUM-174" TargetMode="External"/><Relationship Id="rId50" Type="http://schemas.openxmlformats.org/officeDocument/2006/relationships/hyperlink" Target="https://carlosguzmantorres-poligran.atlassian.net/browse/SCRUM-70" TargetMode="External"/><Relationship Id="rId146" Type="http://schemas.openxmlformats.org/officeDocument/2006/relationships/hyperlink" Target="https://carlosguzmantorres-poligran.atlassian.net/browse/SCRUM-38" TargetMode="External"/><Relationship Id="rId353" Type="http://schemas.openxmlformats.org/officeDocument/2006/relationships/hyperlink" Target="https://carlosguzmantorres-poligran.atlassian.net/secure/ViewProfile.jspa?accountId=712020%3A68af7727-738f-42f3-a282-6c44482aeaf7" TargetMode="External"/><Relationship Id="rId560" Type="http://schemas.openxmlformats.org/officeDocument/2006/relationships/hyperlink" Target="https://carlosguzmantorres-poligran.atlassian.net/secure/BrowseProject.jspa?id=10000" TargetMode="External"/><Relationship Id="rId798" Type="http://schemas.openxmlformats.org/officeDocument/2006/relationships/hyperlink" Target="https://carlosguzmantorres-poligran.atlassian.net/browse/SCRUM-14" TargetMode="External"/><Relationship Id="rId213" Type="http://schemas.openxmlformats.org/officeDocument/2006/relationships/hyperlink" Target="https://carlosguzmantorres-poligran.atlassian.net/browse/SCRUM-93" TargetMode="External"/><Relationship Id="rId420" Type="http://schemas.openxmlformats.org/officeDocument/2006/relationships/hyperlink" Target="https://carlosguzmantorres-poligran.atlassian.net/browse/SCRUM-6" TargetMode="External"/><Relationship Id="rId658" Type="http://schemas.openxmlformats.org/officeDocument/2006/relationships/hyperlink" Target="https://carlosguzmantorres-poligran.atlassian.net/browse/SCRUM-11" TargetMode="External"/><Relationship Id="rId865" Type="http://schemas.openxmlformats.org/officeDocument/2006/relationships/hyperlink" Target="https://carlosguzmantorres-poligran.atlassian.net/browse/SCRUM-15" TargetMode="External"/><Relationship Id="rId1050" Type="http://schemas.openxmlformats.org/officeDocument/2006/relationships/hyperlink" Target="https://carlosguzmantorres-poligran.atlassian.net/browse/SCRUM-145" TargetMode="External"/><Relationship Id="rId297" Type="http://schemas.openxmlformats.org/officeDocument/2006/relationships/hyperlink" Target="https://carlosguzmantorres-poligran.atlassian.net/browse/SCRUM-138" TargetMode="External"/><Relationship Id="rId518" Type="http://schemas.openxmlformats.org/officeDocument/2006/relationships/hyperlink" Target="https://carlosguzmantorres-poligran.atlassian.net/secure/BrowseProject.jspa?id=10000" TargetMode="External"/><Relationship Id="rId725" Type="http://schemas.openxmlformats.org/officeDocument/2006/relationships/hyperlink" Target="https://carlosguzmantorres-poligran.atlassian.net/secure/ViewProfile.jspa?accountId=712020%3A68af7727-738f-42f3-a282-6c44482aeaf7" TargetMode="External"/><Relationship Id="rId932" Type="http://schemas.openxmlformats.org/officeDocument/2006/relationships/hyperlink" Target="https://carlosguzmantorres-poligran.atlassian.net/browse/SCRUM-130" TargetMode="External"/><Relationship Id="rId1148" Type="http://schemas.openxmlformats.org/officeDocument/2006/relationships/hyperlink" Target="https://carlosguzmantorres-poligran.atlassian.net/secure/ViewProfile.jspa?accountId=712020%3A68af7727-738f-42f3-a282-6c44482aeaf7" TargetMode="External"/><Relationship Id="rId157" Type="http://schemas.openxmlformats.org/officeDocument/2006/relationships/hyperlink" Target="https://carlosguzmantorres-poligran.atlassian.net/browse/SCRUM-22" TargetMode="External"/><Relationship Id="rId364" Type="http://schemas.openxmlformats.org/officeDocument/2006/relationships/hyperlink" Target="https://carlosguzmantorres-poligran.atlassian.net/secure/BrowseProject.jspa?id=10000" TargetMode="External"/><Relationship Id="rId1008" Type="http://schemas.openxmlformats.org/officeDocument/2006/relationships/hyperlink" Target="https://carlosguzmantorres-poligran.atlassian.net/browse/SCRUM-18" TargetMode="External"/><Relationship Id="rId61" Type="http://schemas.openxmlformats.org/officeDocument/2006/relationships/hyperlink" Target="https://carlosguzmantorres-poligran.atlassian.net/secure/ViewProfile.jspa?accountId=712020%3A68af7727-738f-42f3-a282-6c44482aeaf7" TargetMode="External"/><Relationship Id="rId571" Type="http://schemas.openxmlformats.org/officeDocument/2006/relationships/hyperlink" Target="https://carlosguzmantorres-poligran.atlassian.net/browse/SCRUM-61" TargetMode="External"/><Relationship Id="rId669" Type="http://schemas.openxmlformats.org/officeDocument/2006/relationships/hyperlink" Target="https://carlosguzmantorres-poligran.atlassian.net/secure/BrowseProject.jspa?id=10000" TargetMode="External"/><Relationship Id="rId876" Type="http://schemas.openxmlformats.org/officeDocument/2006/relationships/hyperlink" Target="https://carlosguzmantorres-poligran.atlassian.net/browse/SCRUM-15" TargetMode="External"/><Relationship Id="rId19" Type="http://schemas.openxmlformats.org/officeDocument/2006/relationships/hyperlink" Target="https://carlosguzmantorres-poligran.atlassian.net/browse/SCRUM-58" TargetMode="External"/><Relationship Id="rId224" Type="http://schemas.openxmlformats.org/officeDocument/2006/relationships/hyperlink" Target="https://carlosguzmantorres-poligran.atlassian.net/issues/?jql=project%3D10000%20AND%20%22fixVersion%22%3D10002%20ORDER%20BY%20priority%20ASC" TargetMode="External"/><Relationship Id="rId431" Type="http://schemas.openxmlformats.org/officeDocument/2006/relationships/hyperlink" Target="https://carlosguzmantorres-poligran.atlassian.net/browse/SCRUM-6" TargetMode="External"/><Relationship Id="rId529" Type="http://schemas.openxmlformats.org/officeDocument/2006/relationships/hyperlink" Target="https://carlosguzmantorres-poligran.atlassian.net/browse/SCRUM-54" TargetMode="External"/><Relationship Id="rId736" Type="http://schemas.openxmlformats.org/officeDocument/2006/relationships/hyperlink" Target="https://carlosguzmantorres-poligran.atlassian.net/browse/SCRUM-12" TargetMode="External"/><Relationship Id="rId1061" Type="http://schemas.openxmlformats.org/officeDocument/2006/relationships/hyperlink" Target="https://carlosguzmantorres-poligran.atlassian.net/browse/SCRUM-167" TargetMode="External"/><Relationship Id="rId168" Type="http://schemas.openxmlformats.org/officeDocument/2006/relationships/hyperlink" Target="https://carlosguzmantorres-poligran.atlassian.net/browse/SCRUM-45" TargetMode="External"/><Relationship Id="rId943" Type="http://schemas.openxmlformats.org/officeDocument/2006/relationships/hyperlink" Target="https://carlosguzmantorres-poligran.atlassian.net/browse/SCRUM-17" TargetMode="External"/><Relationship Id="rId1019" Type="http://schemas.openxmlformats.org/officeDocument/2006/relationships/hyperlink" Target="https://carlosguzmantorres-poligran.atlassian.net/secure/ViewProfile.jspa?accountId=712020%3A68af7727-738f-42f3-a282-6c44482aeaf7" TargetMode="External"/><Relationship Id="rId72" Type="http://schemas.openxmlformats.org/officeDocument/2006/relationships/hyperlink" Target="https://carlosguzmantorres-poligran.atlassian.net/browse/SCRUM-75" TargetMode="External"/><Relationship Id="rId375" Type="http://schemas.openxmlformats.org/officeDocument/2006/relationships/hyperlink" Target="https://carlosguzmantorres-poligran.atlassian.net/browse/SCRUM-5" TargetMode="External"/><Relationship Id="rId582" Type="http://schemas.openxmlformats.org/officeDocument/2006/relationships/hyperlink" Target="https://carlosguzmantorres-poligran.atlassian.net/browse/SCRUM-10" TargetMode="External"/><Relationship Id="rId803" Type="http://schemas.openxmlformats.org/officeDocument/2006/relationships/hyperlink" Target="https://carlosguzmantorres-poligran.atlassian.net/secure/ViewProfile.jspa?accountId=712020%3A68af7727-738f-42f3-a282-6c44482aeaf7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carlosguzmantorres-poligran.atlassian.net/browse/SCRUM-100" TargetMode="External"/><Relationship Id="rId442" Type="http://schemas.openxmlformats.org/officeDocument/2006/relationships/hyperlink" Target="https://carlosguzmantorres-poligran.atlassian.net/secure/ViewProfile.jspa?accountId=712020%3A68af7727-738f-42f3-a282-6c44482aeaf7" TargetMode="External"/><Relationship Id="rId887" Type="http://schemas.openxmlformats.org/officeDocument/2006/relationships/hyperlink" Target="https://carlosguzmantorres-poligran.atlassian.net/secure/ViewProfile.jspa?accountId=712020%3A68af7727-738f-42f3-a282-6c44482aeaf7" TargetMode="External"/><Relationship Id="rId1072" Type="http://schemas.openxmlformats.org/officeDocument/2006/relationships/hyperlink" Target="https://carlosguzmantorres-poligran.atlassian.net/issues/?jql=project%3D10000%20AND%20%22fixVersion%22%3D10003%20ORDER%20BY%20priority%20ASC" TargetMode="External"/><Relationship Id="rId302" Type="http://schemas.openxmlformats.org/officeDocument/2006/relationships/hyperlink" Target="https://carlosguzmantorres-poligran.atlassian.net/browse/SCRUM-141" TargetMode="External"/><Relationship Id="rId747" Type="http://schemas.openxmlformats.org/officeDocument/2006/relationships/hyperlink" Target="https://carlosguzmantorres-poligran.atlassian.net/secure/BrowseProject.jspa?id=10000" TargetMode="External"/><Relationship Id="rId954" Type="http://schemas.openxmlformats.org/officeDocument/2006/relationships/hyperlink" Target="https://carlosguzmantorres-poligran.atlassian.net/browse/SCRUM-17" TargetMode="External"/><Relationship Id="rId83" Type="http://schemas.openxmlformats.org/officeDocument/2006/relationships/hyperlink" Target="https://carlosguzmantorres-poligran.atlassian.net/browse/SCRUM-80" TargetMode="External"/><Relationship Id="rId179" Type="http://schemas.openxmlformats.org/officeDocument/2006/relationships/hyperlink" Target="https://carlosguzmantorres-poligran.atlassian.net/secure/BrowseProject.jspa?id=10000" TargetMode="External"/><Relationship Id="rId386" Type="http://schemas.openxmlformats.org/officeDocument/2006/relationships/hyperlink" Target="https://carlosguzmantorres-poligran.atlassian.net/secure/BrowseProject.jspa?id=10000" TargetMode="External"/><Relationship Id="rId593" Type="http://schemas.openxmlformats.org/officeDocument/2006/relationships/hyperlink" Target="https://carlosguzmantorres-poligran.atlassian.net/secure/ViewProfile.jspa?accountId=712020%3A68af7727-738f-42f3-a282-6c44482aeaf7" TargetMode="External"/><Relationship Id="rId607" Type="http://schemas.openxmlformats.org/officeDocument/2006/relationships/hyperlink" Target="https://carlosguzmantorres-poligran.atlassian.net/browse/SCRUM-10" TargetMode="External"/><Relationship Id="rId814" Type="http://schemas.openxmlformats.org/officeDocument/2006/relationships/hyperlink" Target="https://carlosguzmantorres-poligran.atlassian.net/browse/SCRUM-14" TargetMode="External"/><Relationship Id="rId246" Type="http://schemas.openxmlformats.org/officeDocument/2006/relationships/hyperlink" Target="https://carlosguzmantorres-poligran.atlassian.net/issues/?jql=project%3D10000%20AND%20%22fixVersion%22%3D10002%20ORDER%20BY%20priority%20ASC" TargetMode="External"/><Relationship Id="rId453" Type="http://schemas.openxmlformats.org/officeDocument/2006/relationships/hyperlink" Target="https://carlosguzmantorres-poligran.atlassian.net/browse/SCRUM-7" TargetMode="External"/><Relationship Id="rId660" Type="http://schemas.openxmlformats.org/officeDocument/2006/relationships/hyperlink" Target="https://carlosguzmantorres-poligran.atlassian.net/browse/SCRUM-11" TargetMode="External"/><Relationship Id="rId898" Type="http://schemas.openxmlformats.org/officeDocument/2006/relationships/hyperlink" Target="https://carlosguzmantorres-poligran.atlassian.net/browse/SCRUM-19" TargetMode="External"/><Relationship Id="rId1083" Type="http://schemas.openxmlformats.org/officeDocument/2006/relationships/hyperlink" Target="https://carlosguzmantorres-poligran.atlassian.net/browse/SCRUM-174" TargetMode="External"/><Relationship Id="rId106" Type="http://schemas.openxmlformats.org/officeDocument/2006/relationships/hyperlink" Target="https://carlosguzmantorres-poligran.atlassian.net/browse/SCRUM-88" TargetMode="External"/><Relationship Id="rId313" Type="http://schemas.openxmlformats.org/officeDocument/2006/relationships/hyperlink" Target="https://carlosguzmantorres-poligran.atlassian.net/secure/BrowseProject.jspa?id=10000" TargetMode="External"/><Relationship Id="rId758" Type="http://schemas.openxmlformats.org/officeDocument/2006/relationships/hyperlink" Target="https://carlosguzmantorres-poligran.atlassian.net/browse/SCRUM-92" TargetMode="External"/><Relationship Id="rId965" Type="http://schemas.openxmlformats.org/officeDocument/2006/relationships/hyperlink" Target="https://carlosguzmantorres-poligran.atlassian.net/secure/ViewProfile.jspa?accountId=712020%3A68af7727-738f-42f3-a282-6c44482aeaf7" TargetMode="External"/><Relationship Id="rId1150" Type="http://schemas.openxmlformats.org/officeDocument/2006/relationships/theme" Target="theme/theme1.xml"/><Relationship Id="rId10" Type="http://schemas.openxmlformats.org/officeDocument/2006/relationships/hyperlink" Target="https://carlosguzmantorres-poligran.atlassian.net/issues/?jql=project%3D10000%20AND%20%22fixVersion%22%3D10001%20ORDER%20BY%20priority%20ASC" TargetMode="External"/><Relationship Id="rId94" Type="http://schemas.openxmlformats.org/officeDocument/2006/relationships/hyperlink" Target="https://carlosguzmantorres-poligran.atlassian.net/browse/SCRUM-82" TargetMode="External"/><Relationship Id="rId397" Type="http://schemas.openxmlformats.org/officeDocument/2006/relationships/hyperlink" Target="https://carlosguzmantorres-poligran.atlassian.net/browse/SCRUM-32" TargetMode="External"/><Relationship Id="rId520" Type="http://schemas.openxmlformats.org/officeDocument/2006/relationships/hyperlink" Target="https://carlosguzmantorres-poligran.atlassian.net/secure/ViewProfile.jspa?accountId=712020%3A68af7727-738f-42f3-a282-6c44482aeaf7" TargetMode="External"/><Relationship Id="rId618" Type="http://schemas.openxmlformats.org/officeDocument/2006/relationships/hyperlink" Target="https://carlosguzmantorres-poligran.atlassian.net/browse/SCRUM-10" TargetMode="External"/><Relationship Id="rId825" Type="http://schemas.openxmlformats.org/officeDocument/2006/relationships/hyperlink" Target="https://carlosguzmantorres-poligran.atlassian.net/secure/BrowseProject.jspa?id=10000" TargetMode="External"/><Relationship Id="rId257" Type="http://schemas.openxmlformats.org/officeDocument/2006/relationships/hyperlink" Target="https://carlosguzmantorres-poligran.atlassian.net/browse/SCRUM-107" TargetMode="External"/><Relationship Id="rId464" Type="http://schemas.openxmlformats.org/officeDocument/2006/relationships/hyperlink" Target="https://carlosguzmantorres-poligran.atlassian.net/secure/BrowseProject.jspa?id=10000" TargetMode="External"/><Relationship Id="rId1010" Type="http://schemas.openxmlformats.org/officeDocument/2006/relationships/hyperlink" Target="https://carlosguzmantorres-poligran.atlassian.net/browse/SCRUM-143" TargetMode="External"/><Relationship Id="rId1094" Type="http://schemas.openxmlformats.org/officeDocument/2006/relationships/hyperlink" Target="https://carlosguzmantorres-poligran.atlassian.net/browse/SCRUM-165" TargetMode="External"/><Relationship Id="rId1108" Type="http://schemas.openxmlformats.org/officeDocument/2006/relationships/hyperlink" Target="https://carlosguzmantorres-poligran.atlassian.net/browse/SCRUM-165" TargetMode="External"/><Relationship Id="rId117" Type="http://schemas.openxmlformats.org/officeDocument/2006/relationships/hyperlink" Target="https://carlosguzmantorres-poligran.atlassian.net/secure/ViewProfile.jspa?accountId=712020%3A68af7727-738f-42f3-a282-6c44482aeaf7" TargetMode="External"/><Relationship Id="rId671" Type="http://schemas.openxmlformats.org/officeDocument/2006/relationships/hyperlink" Target="https://carlosguzmantorres-poligran.atlassian.net/secure/ViewProfile.jspa?accountId=712020%3A68af7727-738f-42f3-a282-6c44482aeaf7" TargetMode="External"/><Relationship Id="rId769" Type="http://schemas.openxmlformats.org/officeDocument/2006/relationships/hyperlink" Target="https://carlosguzmantorres-poligran.atlassian.net/browse/SCRUM-13" TargetMode="External"/><Relationship Id="rId976" Type="http://schemas.openxmlformats.org/officeDocument/2006/relationships/hyperlink" Target="https://carlosguzmantorres-poligran.atlassian.net/browse/SCRUM-17" TargetMode="External"/><Relationship Id="rId324" Type="http://schemas.openxmlformats.org/officeDocument/2006/relationships/hyperlink" Target="https://carlosguzmantorres-poligran.atlassian.net/browse/SCRUM-125" TargetMode="External"/><Relationship Id="rId531" Type="http://schemas.openxmlformats.org/officeDocument/2006/relationships/hyperlink" Target="https://carlosguzmantorres-poligran.atlassian.net/browse/SCRUM-8" TargetMode="External"/><Relationship Id="rId629" Type="http://schemas.openxmlformats.org/officeDocument/2006/relationships/hyperlink" Target="https://carlosguzmantorres-poligran.atlassian.net/secure/ViewProfile.jspa?accountId=712020%3A68af7727-738f-42f3-a282-6c44482aeaf7" TargetMode="External"/><Relationship Id="rId836" Type="http://schemas.openxmlformats.org/officeDocument/2006/relationships/hyperlink" Target="https://carlosguzmantorres-poligran.atlassian.net/browse/SCRUM-105" TargetMode="External"/><Relationship Id="rId1021" Type="http://schemas.openxmlformats.org/officeDocument/2006/relationships/hyperlink" Target="https://carlosguzmantorres-poligran.atlassian.net/browse/SCRUM-27" TargetMode="External"/><Relationship Id="rId1119" Type="http://schemas.openxmlformats.org/officeDocument/2006/relationships/hyperlink" Target="https://carlosguzmantorres-poligran.atlassian.net/secure/ViewProfile.jspa?accountId=712020%3A68af7727-738f-42f3-a282-6c44482aeaf7" TargetMode="External"/><Relationship Id="rId903" Type="http://schemas.openxmlformats.org/officeDocument/2006/relationships/hyperlink" Target="https://carlosguzmantorres-poligran.atlassian.net/secure/BrowseProject.jspa?id=10000" TargetMode="External"/><Relationship Id="rId32" Type="http://schemas.openxmlformats.org/officeDocument/2006/relationships/hyperlink" Target="https://carlosguzmantorres-poligran.atlassian.net/issues/?jql=project%3D10000%20AND%20%22fixVersion%22%3D10001%20ORDER%20BY%20priority%20ASC" TargetMode="External"/><Relationship Id="rId181" Type="http://schemas.openxmlformats.org/officeDocument/2006/relationships/hyperlink" Target="https://carlosguzmantorres-poligran.atlassian.net/browse/SCRUM-23" TargetMode="External"/><Relationship Id="rId279" Type="http://schemas.openxmlformats.org/officeDocument/2006/relationships/hyperlink" Target="https://carlosguzmantorres-poligran.atlassian.net/browse/SCRUM-133" TargetMode="External"/><Relationship Id="rId486" Type="http://schemas.openxmlformats.org/officeDocument/2006/relationships/hyperlink" Target="https://carlosguzmantorres-poligran.atlassian.net/browse/SCRUM-7" TargetMode="External"/><Relationship Id="rId693" Type="http://schemas.openxmlformats.org/officeDocument/2006/relationships/hyperlink" Target="https://carlosguzmantorres-poligran.atlassian.net/secure/BrowseProject.jspa?id=10000" TargetMode="External"/><Relationship Id="rId139" Type="http://schemas.openxmlformats.org/officeDocument/2006/relationships/hyperlink" Target="https://carlosguzmantorres-poligran.atlassian.net/secure/ViewProfile.jspa?accountId=712020%3A68af7727-738f-42f3-a282-6c44482aeaf7" TargetMode="External"/><Relationship Id="rId346" Type="http://schemas.openxmlformats.org/officeDocument/2006/relationships/hyperlink" Target="https://carlosguzmantorres-poligran.atlassian.net/secure/ViewProfile.jspa?accountId=712020%3A68af7727-738f-42f3-a282-6c44482aeaf7" TargetMode="External"/><Relationship Id="rId553" Type="http://schemas.openxmlformats.org/officeDocument/2006/relationships/hyperlink" Target="https://carlosguzmantorres-poligran.atlassian.net/browse/SCRUM-58" TargetMode="External"/><Relationship Id="rId760" Type="http://schemas.openxmlformats.org/officeDocument/2006/relationships/hyperlink" Target="https://carlosguzmantorres-poligran.atlassian.net/browse/SCRUM-13" TargetMode="External"/><Relationship Id="rId998" Type="http://schemas.openxmlformats.org/officeDocument/2006/relationships/hyperlink" Target="https://carlosguzmantorres-poligran.atlassian.net/browse/SCRUM-141" TargetMode="External"/><Relationship Id="rId206" Type="http://schemas.openxmlformats.org/officeDocument/2006/relationships/hyperlink" Target="https://carlosguzmantorres-poligran.atlassian.net/browse/SCRUM-90" TargetMode="External"/><Relationship Id="rId413" Type="http://schemas.openxmlformats.org/officeDocument/2006/relationships/hyperlink" Target="https://carlosguzmantorres-poligran.atlassian.net/browse/SCRUM-6" TargetMode="External"/><Relationship Id="rId858" Type="http://schemas.openxmlformats.org/officeDocument/2006/relationships/hyperlink" Target="https://carlosguzmantorres-poligran.atlassian.net/browse/SCRUM-15" TargetMode="External"/><Relationship Id="rId1043" Type="http://schemas.openxmlformats.org/officeDocument/2006/relationships/hyperlink" Target="https://carlosguzmantorres-poligran.atlassian.net/secure/BrowseProject.jspa?id=10000" TargetMode="External"/><Relationship Id="rId620" Type="http://schemas.openxmlformats.org/officeDocument/2006/relationships/hyperlink" Target="https://carlosguzmantorres-poligran.atlassian.net/browse/SCRUM-69" TargetMode="External"/><Relationship Id="rId718" Type="http://schemas.openxmlformats.org/officeDocument/2006/relationships/hyperlink" Target="https://carlosguzmantorres-poligran.atlassian.net/browse/SCRUM-12" TargetMode="External"/><Relationship Id="rId925" Type="http://schemas.openxmlformats.org/officeDocument/2006/relationships/hyperlink" Target="https://carlosguzmantorres-poligran.atlassian.net/browse/SCRUM-19" TargetMode="External"/><Relationship Id="rId1110" Type="http://schemas.openxmlformats.org/officeDocument/2006/relationships/hyperlink" Target="https://carlosguzmantorres-poligran.atlassian.net/secure/BrowseProject.jspa?id=10000" TargetMode="External"/><Relationship Id="rId54" Type="http://schemas.openxmlformats.org/officeDocument/2006/relationships/hyperlink" Target="https://carlosguzmantorres-poligran.atlassian.net/browse/SCRUM-24" TargetMode="External"/><Relationship Id="rId270" Type="http://schemas.openxmlformats.org/officeDocument/2006/relationships/hyperlink" Target="https://carlosguzmantorres-poligran.atlassian.net/browse/SCRUM-17" TargetMode="External"/><Relationship Id="rId130" Type="http://schemas.openxmlformats.org/officeDocument/2006/relationships/hyperlink" Target="https://carlosguzmantorres-poligran.atlassian.net/browse/SCRUM-34" TargetMode="External"/><Relationship Id="rId368" Type="http://schemas.openxmlformats.org/officeDocument/2006/relationships/hyperlink" Target="https://carlosguzmantorres-poligran.atlassian.net/secure/BrowseProject.jspa?id=10000" TargetMode="External"/><Relationship Id="rId575" Type="http://schemas.openxmlformats.org/officeDocument/2006/relationships/hyperlink" Target="https://carlosguzmantorres-poligran.atlassian.net/browse/SCRUM-9" TargetMode="External"/><Relationship Id="rId782" Type="http://schemas.openxmlformats.org/officeDocument/2006/relationships/hyperlink" Target="https://carlosguzmantorres-poligran.atlassian.net/browse/SCRUM-96" TargetMode="External"/><Relationship Id="rId228" Type="http://schemas.openxmlformats.org/officeDocument/2006/relationships/hyperlink" Target="https://carlosguzmantorres-poligran.atlassian.net/browse/SCRUM-97" TargetMode="External"/><Relationship Id="rId435" Type="http://schemas.openxmlformats.org/officeDocument/2006/relationships/hyperlink" Target="https://carlosguzmantorres-poligran.atlassian.net/browse/SCRUM-6" TargetMode="External"/><Relationship Id="rId642" Type="http://schemas.openxmlformats.org/officeDocument/2006/relationships/hyperlink" Target="https://carlosguzmantorres-poligran.atlassian.net/browse/SCRUM-11" TargetMode="External"/><Relationship Id="rId1065" Type="http://schemas.openxmlformats.org/officeDocument/2006/relationships/hyperlink" Target="https://carlosguzmantorres-poligran.atlassian.net/browse/SCRUM-169" TargetMode="External"/><Relationship Id="rId502" Type="http://schemas.openxmlformats.org/officeDocument/2006/relationships/hyperlink" Target="https://carlosguzmantorres-poligran.atlassian.net/secure/ViewProfile.jspa?accountId=712020%3A68af7727-738f-42f3-a282-6c44482aeaf7" TargetMode="External"/><Relationship Id="rId947" Type="http://schemas.openxmlformats.org/officeDocument/2006/relationships/hyperlink" Target="https://carlosguzmantorres-poligran.atlassian.net/secure/ViewProfile.jspa?accountId=712020%3A68af7727-738f-42f3-a282-6c44482aeaf7" TargetMode="External"/><Relationship Id="rId1132" Type="http://schemas.openxmlformats.org/officeDocument/2006/relationships/hyperlink" Target="https://carlosguzmantorres-poligran.atlassian.net/browse/SCRUM-166" TargetMode="External"/><Relationship Id="rId76" Type="http://schemas.openxmlformats.org/officeDocument/2006/relationships/hyperlink" Target="https://carlosguzmantorres-poligran.atlassian.net/browse/SCRUM-77" TargetMode="External"/><Relationship Id="rId807" Type="http://schemas.openxmlformats.org/officeDocument/2006/relationships/hyperlink" Target="https://carlosguzmantorres-poligran.atlassian.net/secure/BrowseProject.jspa?id=10000" TargetMode="External"/><Relationship Id="rId292" Type="http://schemas.openxmlformats.org/officeDocument/2006/relationships/hyperlink" Target="https://carlosguzmantorres-poligran.atlassian.net/secure/BrowseProject.jspa?id=10000" TargetMode="External"/><Relationship Id="rId597" Type="http://schemas.openxmlformats.org/officeDocument/2006/relationships/hyperlink" Target="https://carlosguzmantorres-poligran.atlassian.net/secure/BrowseProject.jspa?id=10000" TargetMode="External"/><Relationship Id="rId152" Type="http://schemas.openxmlformats.org/officeDocument/2006/relationships/hyperlink" Target="https://carlosguzmantorres-poligran.atlassian.net/browse/SCRUM-22" TargetMode="External"/><Relationship Id="rId457" Type="http://schemas.openxmlformats.org/officeDocument/2006/relationships/hyperlink" Target="https://carlosguzmantorres-poligran.atlassian.net/browse/SCRUM-42" TargetMode="External"/><Relationship Id="rId1087" Type="http://schemas.openxmlformats.org/officeDocument/2006/relationships/hyperlink" Target="https://carlosguzmantorres-poligran.atlassian.net/browse/SCRUM-165" TargetMode="External"/><Relationship Id="rId664" Type="http://schemas.openxmlformats.org/officeDocument/2006/relationships/hyperlink" Target="https://carlosguzmantorres-poligran.atlassian.net/browse/SCRUM-11" TargetMode="External"/><Relationship Id="rId871" Type="http://schemas.openxmlformats.org/officeDocument/2006/relationships/hyperlink" Target="https://carlosguzmantorres-poligran.atlassian.net/browse/SCRUM-15" TargetMode="External"/><Relationship Id="rId969" Type="http://schemas.openxmlformats.org/officeDocument/2006/relationships/hyperlink" Target="https://carlosguzmantorres-poligran.atlassian.net/secure/BrowseProject.jspa?id=10000" TargetMode="External"/><Relationship Id="rId317" Type="http://schemas.openxmlformats.org/officeDocument/2006/relationships/hyperlink" Target="https://carlosguzmantorres-poligran.atlassian.net/browse/SCRUM-122" TargetMode="External"/><Relationship Id="rId524" Type="http://schemas.openxmlformats.org/officeDocument/2006/relationships/hyperlink" Target="https://carlosguzmantorres-poligran.atlassian.net/secure/BrowseProject.jspa?id=10000" TargetMode="External"/><Relationship Id="rId731" Type="http://schemas.openxmlformats.org/officeDocument/2006/relationships/hyperlink" Target="https://carlosguzmantorres-poligran.atlassian.net/secure/ViewProfile.jspa?accountId=712020%3A68af7727-738f-42f3-a282-6c44482aeaf7" TargetMode="External"/><Relationship Id="rId98" Type="http://schemas.openxmlformats.org/officeDocument/2006/relationships/hyperlink" Target="https://carlosguzmantorres-poligran.atlassian.net/browse/SCRUM-84" TargetMode="External"/><Relationship Id="rId829" Type="http://schemas.openxmlformats.org/officeDocument/2006/relationships/hyperlink" Target="https://carlosguzmantorres-poligran.atlassian.net/browse/SCRUM-15" TargetMode="External"/><Relationship Id="rId1014" Type="http://schemas.openxmlformats.org/officeDocument/2006/relationships/hyperlink" Target="https://carlosguzmantorres-poligran.atlassian.net/browse/SCRUM-18" TargetMode="External"/><Relationship Id="rId25" Type="http://schemas.openxmlformats.org/officeDocument/2006/relationships/hyperlink" Target="https://carlosguzmantorres-poligran.atlassian.net/browse/SCRUM-61" TargetMode="External"/><Relationship Id="rId174" Type="http://schemas.openxmlformats.org/officeDocument/2006/relationships/hyperlink" Target="https://carlosguzmantorres-poligran.atlassian.net/browse/SCRUM-48" TargetMode="External"/><Relationship Id="rId381" Type="http://schemas.openxmlformats.org/officeDocument/2006/relationships/hyperlink" Target="https://carlosguzmantorres-poligran.atlassian.net/browse/SCRUM-5" TargetMode="External"/><Relationship Id="rId241" Type="http://schemas.openxmlformats.org/officeDocument/2006/relationships/hyperlink" Target="https://carlosguzmantorres-poligran.atlassian.net/browse/SCRUM-103" TargetMode="External"/><Relationship Id="rId479" Type="http://schemas.openxmlformats.org/officeDocument/2006/relationships/hyperlink" Target="https://carlosguzmantorres-poligran.atlassian.net/browse/SCRUM-7" TargetMode="External"/><Relationship Id="rId686" Type="http://schemas.openxmlformats.org/officeDocument/2006/relationships/hyperlink" Target="https://carlosguzmantorres-poligran.atlassian.net/browse/SCRUM-80" TargetMode="External"/><Relationship Id="rId893" Type="http://schemas.openxmlformats.org/officeDocument/2006/relationships/hyperlink" Target="https://carlosguzmantorres-poligran.atlassian.net/secure/ViewProfile.jspa?accountId=712020%3A68af7727-738f-42f3-a282-6c44482aeaf7" TargetMode="External"/><Relationship Id="rId339" Type="http://schemas.openxmlformats.org/officeDocument/2006/relationships/hyperlink" Target="https://carlosguzmantorres-poligran.atlassian.net/browse/SCRUM-11" TargetMode="External"/><Relationship Id="rId546" Type="http://schemas.openxmlformats.org/officeDocument/2006/relationships/hyperlink" Target="https://carlosguzmantorres-poligran.atlassian.net/browse/SCRUM-9" TargetMode="External"/><Relationship Id="rId753" Type="http://schemas.openxmlformats.org/officeDocument/2006/relationships/hyperlink" Target="https://carlosguzmantorres-poligran.atlassian.net/secure/BrowseProject.jspa?id=10000" TargetMode="External"/><Relationship Id="rId101" Type="http://schemas.openxmlformats.org/officeDocument/2006/relationships/hyperlink" Target="https://carlosguzmantorres-poligran.atlassian.net/browse/SCRUM-85" TargetMode="External"/><Relationship Id="rId406" Type="http://schemas.openxmlformats.org/officeDocument/2006/relationships/hyperlink" Target="https://carlosguzmantorres-poligran.atlassian.net/secure/ViewProfile.jspa?accountId=712020%3A68af7727-738f-42f3-a282-6c44482aeaf7" TargetMode="External"/><Relationship Id="rId960" Type="http://schemas.openxmlformats.org/officeDocument/2006/relationships/hyperlink" Target="https://carlosguzmantorres-poligran.atlassian.net/browse/SCRUM-17" TargetMode="External"/><Relationship Id="rId1036" Type="http://schemas.openxmlformats.org/officeDocument/2006/relationships/hyperlink" Target="https://carlosguzmantorres-poligran.atlassian.net/browse/SCRUM-149" TargetMode="External"/><Relationship Id="rId613" Type="http://schemas.openxmlformats.org/officeDocument/2006/relationships/hyperlink" Target="https://carlosguzmantorres-poligran.atlassian.net/browse/SCRUM-10" TargetMode="External"/><Relationship Id="rId820" Type="http://schemas.openxmlformats.org/officeDocument/2006/relationships/hyperlink" Target="https://carlosguzmantorres-poligran.atlassian.net/browse/SCRUM-14" TargetMode="External"/><Relationship Id="rId918" Type="http://schemas.openxmlformats.org/officeDocument/2006/relationships/hyperlink" Target="https://carlosguzmantorres-poligran.atlassian.net/browse/SCRUM-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147</Pages>
  <Words>36332</Words>
  <Characters>207098</Characters>
  <Application>Microsoft Office Word</Application>
  <DocSecurity>0</DocSecurity>
  <Lines>1725</Lines>
  <Paragraphs>485</Paragraphs>
  <ScaleCrop>false</ScaleCrop>
  <Company/>
  <LinksUpToDate>false</LinksUpToDate>
  <CharactersWithSpaces>242945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Jira</dc:title>
  <dc:subject/>
  <dc:creator>Carlos Eduardo Guzman Torres</dc:creator>
  <cp:keywords/>
  <dc:description/>
  <cp:lastModifiedBy>Carlos Eduardo Guzman Torres</cp:lastModifiedBy>
  <cp:revision>2</cp:revision>
  <dcterms:created xsi:type="dcterms:W3CDTF">2026-05-27T15:47:00Z</dcterms:created>
  <dcterms:modified xsi:type="dcterms:W3CDTF">2026-05-27T15:47:00Z</dcterms:modified>
</cp:coreProperties>
</file>